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C790664" w14:textId="77777777" w:rsidR="008F3867" w:rsidRPr="008F3867" w:rsidRDefault="008F3867" w:rsidP="008F3867">
      <w:pPr>
        <w:spacing w:line="360" w:lineRule="auto"/>
        <w:rPr>
          <w:rFonts w:ascii="Consolas" w:hAnsi="Consolas"/>
          <w:b/>
          <w:sz w:val="36"/>
          <w:szCs w:val="36"/>
        </w:rPr>
      </w:pPr>
    </w:p>
    <w:p w14:paraId="39F6FACD" w14:textId="03664F7B" w:rsidR="00A76F3F" w:rsidRPr="00A60279" w:rsidRDefault="00A76F3F" w:rsidP="00A76F3F">
      <w:pPr>
        <w:spacing w:line="360" w:lineRule="auto"/>
        <w:jc w:val="center"/>
        <w:rPr>
          <w:rFonts w:ascii="Consolas" w:hAnsi="Consolas"/>
          <w:b/>
          <w:sz w:val="36"/>
          <w:szCs w:val="36"/>
        </w:rPr>
      </w:pPr>
      <w:r w:rsidRPr="00A60279">
        <w:rPr>
          <w:rFonts w:ascii="Consolas" w:hAnsi="Consolas"/>
          <w:b/>
          <w:sz w:val="36"/>
          <w:szCs w:val="36"/>
        </w:rPr>
        <w:t>基于</w:t>
      </w:r>
      <w:r w:rsidRPr="00A60279">
        <w:rPr>
          <w:rFonts w:ascii="Consolas" w:hAnsi="Consolas"/>
          <w:b/>
          <w:sz w:val="36"/>
          <w:szCs w:val="36"/>
        </w:rPr>
        <w:t>Python</w:t>
      </w:r>
      <w:r w:rsidRPr="00A60279">
        <w:rPr>
          <w:rFonts w:ascii="Consolas" w:hAnsi="Consolas"/>
          <w:b/>
          <w:sz w:val="36"/>
          <w:szCs w:val="36"/>
        </w:rPr>
        <w:t>的</w:t>
      </w:r>
      <w:r w:rsidR="00AB68D6">
        <w:rPr>
          <w:rFonts w:ascii="Consolas" w:hAnsi="Consolas" w:hint="eastAsia"/>
          <w:b/>
          <w:sz w:val="36"/>
          <w:szCs w:val="36"/>
        </w:rPr>
        <w:t>食堂评价</w:t>
      </w:r>
      <w:r w:rsidRPr="00A60279">
        <w:rPr>
          <w:rFonts w:ascii="Consolas" w:hAnsi="Consolas"/>
          <w:b/>
          <w:sz w:val="36"/>
          <w:szCs w:val="36"/>
        </w:rPr>
        <w:t>系统</w:t>
      </w:r>
    </w:p>
    <w:p w14:paraId="53006775" w14:textId="77777777" w:rsidR="00A76F3F" w:rsidRPr="00A60279" w:rsidRDefault="00A76F3F" w:rsidP="00A76F3F">
      <w:pPr>
        <w:spacing w:line="360" w:lineRule="auto"/>
        <w:jc w:val="center"/>
        <w:rPr>
          <w:rFonts w:ascii="Consolas" w:eastAsia="黑体" w:hAnsi="Consolas" w:cs="宋体"/>
          <w:bCs/>
          <w:sz w:val="52"/>
          <w:szCs w:val="36"/>
        </w:rPr>
        <w:sectPr w:rsidR="00A76F3F" w:rsidRPr="00A60279" w:rsidSect="00A76F3F">
          <w:headerReference w:type="even" r:id="rId8"/>
          <w:headerReference w:type="default" r:id="rId9"/>
          <w:footerReference w:type="even" r:id="rId10"/>
          <w:footerReference w:type="default" r:id="rId11"/>
          <w:headerReference w:type="first" r:id="rId12"/>
          <w:footerReference w:type="first" r:id="rId13"/>
          <w:pgSz w:w="11906" w:h="16838" w:code="9"/>
          <w:pgMar w:top="1440" w:right="1797" w:bottom="1440" w:left="1797" w:header="851" w:footer="992" w:gutter="0"/>
          <w:cols w:space="720"/>
          <w:vAlign w:val="center"/>
          <w:docGrid w:type="lines" w:linePitch="312"/>
        </w:sectPr>
      </w:pPr>
      <w:r w:rsidRPr="00A60279">
        <w:rPr>
          <w:rFonts w:ascii="Consolas" w:eastAsia="黑体" w:hAnsi="Consolas" w:cs="宋体"/>
          <w:bCs/>
          <w:sz w:val="52"/>
          <w:szCs w:val="36"/>
        </w:rPr>
        <w:t>需求分析报告</w:t>
      </w:r>
    </w:p>
    <w:p w14:paraId="518DDD4D" w14:textId="77777777" w:rsidR="007035E0" w:rsidRPr="00A60279" w:rsidRDefault="007035E0" w:rsidP="00A76F3F">
      <w:pPr>
        <w:pStyle w:val="TOC"/>
        <w:spacing w:line="360" w:lineRule="auto"/>
        <w:rPr>
          <w:rFonts w:ascii="Consolas" w:hAnsi="Consolas"/>
          <w:lang w:val="zh-CN"/>
        </w:rPr>
      </w:pPr>
      <w:r w:rsidRPr="00A60279">
        <w:rPr>
          <w:rFonts w:ascii="Consolas" w:hAnsi="Consolas"/>
          <w:lang w:val="zh-CN"/>
        </w:rPr>
        <w:lastRenderedPageBreak/>
        <w:t>目录</w:t>
      </w:r>
    </w:p>
    <w:p w14:paraId="4A6FBF18" w14:textId="77777777" w:rsidR="00D36DA8" w:rsidRPr="00A60279" w:rsidRDefault="007035E0" w:rsidP="00A76F3F">
      <w:pPr>
        <w:pStyle w:val="10"/>
        <w:tabs>
          <w:tab w:val="right" w:leader="dot" w:pos="8296"/>
        </w:tabs>
        <w:spacing w:line="360" w:lineRule="auto"/>
        <w:rPr>
          <w:rFonts w:ascii="Consolas" w:hAnsi="Consolas"/>
          <w:noProof/>
          <w:szCs w:val="22"/>
        </w:rPr>
      </w:pPr>
      <w:r w:rsidRPr="00A60279">
        <w:rPr>
          <w:rFonts w:ascii="Consolas" w:hAnsi="Consolas"/>
        </w:rPr>
        <w:fldChar w:fldCharType="begin"/>
      </w:r>
      <w:r w:rsidRPr="00A60279">
        <w:rPr>
          <w:rFonts w:ascii="Consolas" w:hAnsi="Consolas"/>
        </w:rPr>
        <w:instrText xml:space="preserve"> TOC \o "1-3" \h \z \u </w:instrText>
      </w:r>
      <w:r w:rsidRPr="00A60279">
        <w:rPr>
          <w:rFonts w:ascii="Consolas" w:hAnsi="Consolas"/>
        </w:rPr>
        <w:fldChar w:fldCharType="separate"/>
      </w:r>
      <w:hyperlink w:anchor="_Toc433443386" w:history="1">
        <w:r w:rsidR="00D36DA8" w:rsidRPr="00A60279">
          <w:rPr>
            <w:rStyle w:val="a3"/>
            <w:rFonts w:ascii="Consolas" w:hAnsi="Consolas" w:cs="宋体"/>
            <w:noProof/>
          </w:rPr>
          <w:t>1</w:t>
        </w:r>
        <w:r w:rsidR="00D36DA8" w:rsidRPr="00A60279">
          <w:rPr>
            <w:rStyle w:val="a3"/>
            <w:rFonts w:ascii="Consolas" w:hAnsi="Consolas" w:cs="宋体"/>
            <w:noProof/>
          </w:rPr>
          <w:t>引言</w:t>
        </w:r>
        <w:r w:rsidR="00D36DA8" w:rsidRPr="00A60279">
          <w:rPr>
            <w:rFonts w:ascii="Consolas" w:hAnsi="Consolas"/>
            <w:noProof/>
            <w:webHidden/>
          </w:rPr>
          <w:tab/>
        </w:r>
        <w:r w:rsidR="00D36DA8" w:rsidRPr="00A60279">
          <w:rPr>
            <w:rFonts w:ascii="Consolas" w:hAnsi="Consolas"/>
            <w:noProof/>
            <w:webHidden/>
          </w:rPr>
          <w:fldChar w:fldCharType="begin"/>
        </w:r>
        <w:r w:rsidR="00D36DA8" w:rsidRPr="00A60279">
          <w:rPr>
            <w:rFonts w:ascii="Consolas" w:hAnsi="Consolas"/>
            <w:noProof/>
            <w:webHidden/>
          </w:rPr>
          <w:instrText xml:space="preserve"> PAGEREF _Toc433443386 \h </w:instrText>
        </w:r>
        <w:r w:rsidR="00D36DA8" w:rsidRPr="00A60279">
          <w:rPr>
            <w:rFonts w:ascii="Consolas" w:hAnsi="Consolas"/>
            <w:noProof/>
            <w:webHidden/>
          </w:rPr>
        </w:r>
        <w:r w:rsidR="00D36DA8" w:rsidRPr="00A60279">
          <w:rPr>
            <w:rFonts w:ascii="Consolas" w:hAnsi="Consolas"/>
            <w:noProof/>
            <w:webHidden/>
          </w:rPr>
          <w:fldChar w:fldCharType="separate"/>
        </w:r>
        <w:r w:rsidR="00D36DA8" w:rsidRPr="00A60279">
          <w:rPr>
            <w:rFonts w:ascii="Consolas" w:hAnsi="Consolas"/>
            <w:noProof/>
            <w:webHidden/>
          </w:rPr>
          <w:t>2</w:t>
        </w:r>
        <w:r w:rsidR="00D36DA8" w:rsidRPr="00A60279">
          <w:rPr>
            <w:rFonts w:ascii="Consolas" w:hAnsi="Consolas"/>
            <w:noProof/>
            <w:webHidden/>
          </w:rPr>
          <w:fldChar w:fldCharType="end"/>
        </w:r>
      </w:hyperlink>
    </w:p>
    <w:p w14:paraId="3C02D9AE" w14:textId="77777777" w:rsidR="00D36DA8" w:rsidRPr="00A60279" w:rsidRDefault="00C25764" w:rsidP="00A76F3F">
      <w:pPr>
        <w:pStyle w:val="20"/>
        <w:tabs>
          <w:tab w:val="right" w:leader="dot" w:pos="8296"/>
        </w:tabs>
        <w:spacing w:line="360" w:lineRule="auto"/>
        <w:rPr>
          <w:rFonts w:ascii="Consolas" w:hAnsi="Consolas"/>
          <w:noProof/>
          <w:szCs w:val="22"/>
        </w:rPr>
      </w:pPr>
      <w:hyperlink w:anchor="_Toc433443387" w:history="1">
        <w:r w:rsidR="00D36DA8" w:rsidRPr="00A60279">
          <w:rPr>
            <w:rStyle w:val="a3"/>
            <w:rFonts w:ascii="Consolas" w:hAnsi="Consolas" w:cs="宋体"/>
            <w:noProof/>
          </w:rPr>
          <w:t>1.1</w:t>
        </w:r>
        <w:r w:rsidR="00D36DA8" w:rsidRPr="00A60279">
          <w:rPr>
            <w:rStyle w:val="a3"/>
            <w:rFonts w:ascii="Consolas" w:hAnsi="Consolas" w:cs="宋体"/>
            <w:noProof/>
          </w:rPr>
          <w:t>编写目的</w:t>
        </w:r>
        <w:r w:rsidR="00D36DA8" w:rsidRPr="00A60279">
          <w:rPr>
            <w:rFonts w:ascii="Consolas" w:hAnsi="Consolas"/>
            <w:noProof/>
            <w:webHidden/>
          </w:rPr>
          <w:tab/>
        </w:r>
        <w:r w:rsidR="00D36DA8" w:rsidRPr="00A60279">
          <w:rPr>
            <w:rFonts w:ascii="Consolas" w:hAnsi="Consolas"/>
            <w:noProof/>
            <w:webHidden/>
          </w:rPr>
          <w:fldChar w:fldCharType="begin"/>
        </w:r>
        <w:r w:rsidR="00D36DA8" w:rsidRPr="00A60279">
          <w:rPr>
            <w:rFonts w:ascii="Consolas" w:hAnsi="Consolas"/>
            <w:noProof/>
            <w:webHidden/>
          </w:rPr>
          <w:instrText xml:space="preserve"> PAGEREF _Toc433443387 \h </w:instrText>
        </w:r>
        <w:r w:rsidR="00D36DA8" w:rsidRPr="00A60279">
          <w:rPr>
            <w:rFonts w:ascii="Consolas" w:hAnsi="Consolas"/>
            <w:noProof/>
            <w:webHidden/>
          </w:rPr>
        </w:r>
        <w:r w:rsidR="00D36DA8" w:rsidRPr="00A60279">
          <w:rPr>
            <w:rFonts w:ascii="Consolas" w:hAnsi="Consolas"/>
            <w:noProof/>
            <w:webHidden/>
          </w:rPr>
          <w:fldChar w:fldCharType="separate"/>
        </w:r>
        <w:r w:rsidR="00D36DA8" w:rsidRPr="00A60279">
          <w:rPr>
            <w:rFonts w:ascii="Consolas" w:hAnsi="Consolas"/>
            <w:noProof/>
            <w:webHidden/>
          </w:rPr>
          <w:t>2</w:t>
        </w:r>
        <w:r w:rsidR="00D36DA8" w:rsidRPr="00A60279">
          <w:rPr>
            <w:rFonts w:ascii="Consolas" w:hAnsi="Consolas"/>
            <w:noProof/>
            <w:webHidden/>
          </w:rPr>
          <w:fldChar w:fldCharType="end"/>
        </w:r>
      </w:hyperlink>
    </w:p>
    <w:p w14:paraId="5465B982" w14:textId="77777777" w:rsidR="00D36DA8" w:rsidRPr="00A60279" w:rsidRDefault="00C25764" w:rsidP="00A76F3F">
      <w:pPr>
        <w:pStyle w:val="20"/>
        <w:tabs>
          <w:tab w:val="right" w:leader="dot" w:pos="8296"/>
        </w:tabs>
        <w:spacing w:line="360" w:lineRule="auto"/>
        <w:rPr>
          <w:rFonts w:ascii="Consolas" w:hAnsi="Consolas"/>
          <w:noProof/>
          <w:szCs w:val="22"/>
        </w:rPr>
      </w:pPr>
      <w:hyperlink w:anchor="_Toc433443388" w:history="1">
        <w:r w:rsidR="00D36DA8" w:rsidRPr="00A60279">
          <w:rPr>
            <w:rStyle w:val="a3"/>
            <w:rFonts w:ascii="Consolas" w:hAnsi="Consolas" w:cs="宋体"/>
            <w:noProof/>
          </w:rPr>
          <w:t>1.2</w:t>
        </w:r>
        <w:r w:rsidR="00D36DA8" w:rsidRPr="00A60279">
          <w:rPr>
            <w:rStyle w:val="a3"/>
            <w:rFonts w:ascii="Consolas" w:hAnsi="Consolas" w:cs="宋体"/>
            <w:noProof/>
          </w:rPr>
          <w:t>背景</w:t>
        </w:r>
        <w:r w:rsidR="00D36DA8" w:rsidRPr="00A60279">
          <w:rPr>
            <w:rFonts w:ascii="Consolas" w:hAnsi="Consolas"/>
            <w:noProof/>
            <w:webHidden/>
          </w:rPr>
          <w:tab/>
        </w:r>
        <w:r w:rsidR="00D36DA8" w:rsidRPr="00A60279">
          <w:rPr>
            <w:rFonts w:ascii="Consolas" w:hAnsi="Consolas"/>
            <w:noProof/>
            <w:webHidden/>
          </w:rPr>
          <w:fldChar w:fldCharType="begin"/>
        </w:r>
        <w:r w:rsidR="00D36DA8" w:rsidRPr="00A60279">
          <w:rPr>
            <w:rFonts w:ascii="Consolas" w:hAnsi="Consolas"/>
            <w:noProof/>
            <w:webHidden/>
          </w:rPr>
          <w:instrText xml:space="preserve"> PAGEREF _Toc433443388 \h </w:instrText>
        </w:r>
        <w:r w:rsidR="00D36DA8" w:rsidRPr="00A60279">
          <w:rPr>
            <w:rFonts w:ascii="Consolas" w:hAnsi="Consolas"/>
            <w:noProof/>
            <w:webHidden/>
          </w:rPr>
        </w:r>
        <w:r w:rsidR="00D36DA8" w:rsidRPr="00A60279">
          <w:rPr>
            <w:rFonts w:ascii="Consolas" w:hAnsi="Consolas"/>
            <w:noProof/>
            <w:webHidden/>
          </w:rPr>
          <w:fldChar w:fldCharType="separate"/>
        </w:r>
        <w:r w:rsidR="00D36DA8" w:rsidRPr="00A60279">
          <w:rPr>
            <w:rFonts w:ascii="Consolas" w:hAnsi="Consolas"/>
            <w:noProof/>
            <w:webHidden/>
          </w:rPr>
          <w:t>2</w:t>
        </w:r>
        <w:r w:rsidR="00D36DA8" w:rsidRPr="00A60279">
          <w:rPr>
            <w:rFonts w:ascii="Consolas" w:hAnsi="Consolas"/>
            <w:noProof/>
            <w:webHidden/>
          </w:rPr>
          <w:fldChar w:fldCharType="end"/>
        </w:r>
      </w:hyperlink>
    </w:p>
    <w:p w14:paraId="5D8A8D23" w14:textId="77777777" w:rsidR="00D36DA8" w:rsidRPr="00A60279" w:rsidRDefault="00C25764" w:rsidP="00A76F3F">
      <w:pPr>
        <w:pStyle w:val="20"/>
        <w:tabs>
          <w:tab w:val="right" w:leader="dot" w:pos="8296"/>
        </w:tabs>
        <w:spacing w:line="360" w:lineRule="auto"/>
        <w:rPr>
          <w:rFonts w:ascii="Consolas" w:hAnsi="Consolas"/>
          <w:noProof/>
          <w:szCs w:val="22"/>
        </w:rPr>
      </w:pPr>
      <w:hyperlink w:anchor="_Toc433443389" w:history="1">
        <w:r w:rsidR="00D36DA8" w:rsidRPr="00A60279">
          <w:rPr>
            <w:rStyle w:val="a3"/>
            <w:rFonts w:ascii="Consolas" w:hAnsi="Consolas" w:cs="宋体"/>
            <w:noProof/>
          </w:rPr>
          <w:t>1.3</w:t>
        </w:r>
        <w:r w:rsidR="00D36DA8" w:rsidRPr="00A60279">
          <w:rPr>
            <w:rStyle w:val="a3"/>
            <w:rFonts w:ascii="Consolas" w:hAnsi="Consolas" w:cs="宋体"/>
            <w:noProof/>
          </w:rPr>
          <w:t>定义</w:t>
        </w:r>
        <w:r w:rsidR="00D36DA8" w:rsidRPr="00A60279">
          <w:rPr>
            <w:rFonts w:ascii="Consolas" w:hAnsi="Consolas"/>
            <w:noProof/>
            <w:webHidden/>
          </w:rPr>
          <w:tab/>
        </w:r>
        <w:r w:rsidR="00D36DA8" w:rsidRPr="00A60279">
          <w:rPr>
            <w:rFonts w:ascii="Consolas" w:hAnsi="Consolas"/>
            <w:noProof/>
            <w:webHidden/>
          </w:rPr>
          <w:fldChar w:fldCharType="begin"/>
        </w:r>
        <w:r w:rsidR="00D36DA8" w:rsidRPr="00A60279">
          <w:rPr>
            <w:rFonts w:ascii="Consolas" w:hAnsi="Consolas"/>
            <w:noProof/>
            <w:webHidden/>
          </w:rPr>
          <w:instrText xml:space="preserve"> PAGEREF _Toc433443389 \h </w:instrText>
        </w:r>
        <w:r w:rsidR="00D36DA8" w:rsidRPr="00A60279">
          <w:rPr>
            <w:rFonts w:ascii="Consolas" w:hAnsi="Consolas"/>
            <w:noProof/>
            <w:webHidden/>
          </w:rPr>
        </w:r>
        <w:r w:rsidR="00D36DA8" w:rsidRPr="00A60279">
          <w:rPr>
            <w:rFonts w:ascii="Consolas" w:hAnsi="Consolas"/>
            <w:noProof/>
            <w:webHidden/>
          </w:rPr>
          <w:fldChar w:fldCharType="separate"/>
        </w:r>
        <w:r w:rsidR="00D36DA8" w:rsidRPr="00A60279">
          <w:rPr>
            <w:rFonts w:ascii="Consolas" w:hAnsi="Consolas"/>
            <w:noProof/>
            <w:webHidden/>
          </w:rPr>
          <w:t>2</w:t>
        </w:r>
        <w:r w:rsidR="00D36DA8" w:rsidRPr="00A60279">
          <w:rPr>
            <w:rFonts w:ascii="Consolas" w:hAnsi="Consolas"/>
            <w:noProof/>
            <w:webHidden/>
          </w:rPr>
          <w:fldChar w:fldCharType="end"/>
        </w:r>
      </w:hyperlink>
    </w:p>
    <w:p w14:paraId="27555A8C" w14:textId="77777777" w:rsidR="00D36DA8" w:rsidRPr="00A60279" w:rsidRDefault="00C25764" w:rsidP="00A76F3F">
      <w:pPr>
        <w:pStyle w:val="20"/>
        <w:tabs>
          <w:tab w:val="right" w:leader="dot" w:pos="8296"/>
        </w:tabs>
        <w:spacing w:line="360" w:lineRule="auto"/>
        <w:rPr>
          <w:rFonts w:ascii="Consolas" w:hAnsi="Consolas"/>
          <w:noProof/>
          <w:szCs w:val="22"/>
        </w:rPr>
      </w:pPr>
      <w:hyperlink w:anchor="_Toc433443390" w:history="1">
        <w:r w:rsidR="00D36DA8" w:rsidRPr="00A60279">
          <w:rPr>
            <w:rStyle w:val="a3"/>
            <w:rFonts w:ascii="Consolas" w:hAnsi="Consolas" w:cs="宋体"/>
            <w:noProof/>
          </w:rPr>
          <w:t>1.4</w:t>
        </w:r>
        <w:r w:rsidR="00D36DA8" w:rsidRPr="00A60279">
          <w:rPr>
            <w:rStyle w:val="a3"/>
            <w:rFonts w:ascii="Consolas" w:hAnsi="Consolas" w:cs="宋体"/>
            <w:noProof/>
          </w:rPr>
          <w:t>参考资料</w:t>
        </w:r>
        <w:r w:rsidR="00D36DA8" w:rsidRPr="00A60279">
          <w:rPr>
            <w:rFonts w:ascii="Consolas" w:hAnsi="Consolas"/>
            <w:noProof/>
            <w:webHidden/>
          </w:rPr>
          <w:tab/>
        </w:r>
        <w:r w:rsidR="00D36DA8" w:rsidRPr="00A60279">
          <w:rPr>
            <w:rFonts w:ascii="Consolas" w:hAnsi="Consolas"/>
            <w:noProof/>
            <w:webHidden/>
          </w:rPr>
          <w:fldChar w:fldCharType="begin"/>
        </w:r>
        <w:r w:rsidR="00D36DA8" w:rsidRPr="00A60279">
          <w:rPr>
            <w:rFonts w:ascii="Consolas" w:hAnsi="Consolas"/>
            <w:noProof/>
            <w:webHidden/>
          </w:rPr>
          <w:instrText xml:space="preserve"> PAGEREF _Toc433443390 \h </w:instrText>
        </w:r>
        <w:r w:rsidR="00D36DA8" w:rsidRPr="00A60279">
          <w:rPr>
            <w:rFonts w:ascii="Consolas" w:hAnsi="Consolas"/>
            <w:noProof/>
            <w:webHidden/>
          </w:rPr>
        </w:r>
        <w:r w:rsidR="00D36DA8" w:rsidRPr="00A60279">
          <w:rPr>
            <w:rFonts w:ascii="Consolas" w:hAnsi="Consolas"/>
            <w:noProof/>
            <w:webHidden/>
          </w:rPr>
          <w:fldChar w:fldCharType="separate"/>
        </w:r>
        <w:r w:rsidR="00D36DA8" w:rsidRPr="00A60279">
          <w:rPr>
            <w:rFonts w:ascii="Consolas" w:hAnsi="Consolas"/>
            <w:noProof/>
            <w:webHidden/>
          </w:rPr>
          <w:t>3</w:t>
        </w:r>
        <w:r w:rsidR="00D36DA8" w:rsidRPr="00A60279">
          <w:rPr>
            <w:rFonts w:ascii="Consolas" w:hAnsi="Consolas"/>
            <w:noProof/>
            <w:webHidden/>
          </w:rPr>
          <w:fldChar w:fldCharType="end"/>
        </w:r>
      </w:hyperlink>
    </w:p>
    <w:p w14:paraId="107F76BE" w14:textId="77777777" w:rsidR="00D36DA8" w:rsidRPr="00A60279" w:rsidRDefault="00C25764" w:rsidP="00A76F3F">
      <w:pPr>
        <w:pStyle w:val="10"/>
        <w:tabs>
          <w:tab w:val="right" w:leader="dot" w:pos="8296"/>
        </w:tabs>
        <w:spacing w:line="360" w:lineRule="auto"/>
        <w:rPr>
          <w:rFonts w:ascii="Consolas" w:hAnsi="Consolas"/>
          <w:noProof/>
          <w:szCs w:val="22"/>
        </w:rPr>
      </w:pPr>
      <w:hyperlink w:anchor="_Toc433443391" w:history="1">
        <w:r w:rsidR="00D36DA8" w:rsidRPr="00A60279">
          <w:rPr>
            <w:rStyle w:val="a3"/>
            <w:rFonts w:ascii="Consolas" w:hAnsi="Consolas" w:cs="宋体"/>
            <w:noProof/>
          </w:rPr>
          <w:t>2</w:t>
        </w:r>
        <w:r w:rsidR="00D36DA8" w:rsidRPr="00A60279">
          <w:rPr>
            <w:rStyle w:val="a3"/>
            <w:rFonts w:ascii="Consolas" w:hAnsi="Consolas" w:cs="宋体"/>
            <w:noProof/>
          </w:rPr>
          <w:t>系统结构模型</w:t>
        </w:r>
        <w:r w:rsidR="00D36DA8" w:rsidRPr="00A60279">
          <w:rPr>
            <w:rFonts w:ascii="Consolas" w:hAnsi="Consolas"/>
            <w:noProof/>
            <w:webHidden/>
          </w:rPr>
          <w:tab/>
        </w:r>
        <w:r w:rsidR="00D36DA8" w:rsidRPr="00A60279">
          <w:rPr>
            <w:rFonts w:ascii="Consolas" w:hAnsi="Consolas"/>
            <w:noProof/>
            <w:webHidden/>
          </w:rPr>
          <w:fldChar w:fldCharType="begin"/>
        </w:r>
        <w:r w:rsidR="00D36DA8" w:rsidRPr="00A60279">
          <w:rPr>
            <w:rFonts w:ascii="Consolas" w:hAnsi="Consolas"/>
            <w:noProof/>
            <w:webHidden/>
          </w:rPr>
          <w:instrText xml:space="preserve"> PAGEREF _Toc433443391 \h </w:instrText>
        </w:r>
        <w:r w:rsidR="00D36DA8" w:rsidRPr="00A60279">
          <w:rPr>
            <w:rFonts w:ascii="Consolas" w:hAnsi="Consolas"/>
            <w:noProof/>
            <w:webHidden/>
          </w:rPr>
        </w:r>
        <w:r w:rsidR="00D36DA8" w:rsidRPr="00A60279">
          <w:rPr>
            <w:rFonts w:ascii="Consolas" w:hAnsi="Consolas"/>
            <w:noProof/>
            <w:webHidden/>
          </w:rPr>
          <w:fldChar w:fldCharType="separate"/>
        </w:r>
        <w:r w:rsidR="00D36DA8" w:rsidRPr="00A60279">
          <w:rPr>
            <w:rFonts w:ascii="Consolas" w:hAnsi="Consolas"/>
            <w:noProof/>
            <w:webHidden/>
          </w:rPr>
          <w:t>3</w:t>
        </w:r>
        <w:r w:rsidR="00D36DA8" w:rsidRPr="00A60279">
          <w:rPr>
            <w:rFonts w:ascii="Consolas" w:hAnsi="Consolas"/>
            <w:noProof/>
            <w:webHidden/>
          </w:rPr>
          <w:fldChar w:fldCharType="end"/>
        </w:r>
      </w:hyperlink>
    </w:p>
    <w:p w14:paraId="04FB0E40" w14:textId="77777777" w:rsidR="00D36DA8" w:rsidRPr="00A60279" w:rsidRDefault="00C25764" w:rsidP="00A76F3F">
      <w:pPr>
        <w:pStyle w:val="20"/>
        <w:tabs>
          <w:tab w:val="right" w:leader="dot" w:pos="8296"/>
        </w:tabs>
        <w:spacing w:line="360" w:lineRule="auto"/>
        <w:rPr>
          <w:rFonts w:ascii="Consolas" w:hAnsi="Consolas"/>
          <w:noProof/>
          <w:szCs w:val="22"/>
        </w:rPr>
      </w:pPr>
      <w:hyperlink w:anchor="_Toc433443392" w:history="1">
        <w:r w:rsidR="00D36DA8" w:rsidRPr="00A60279">
          <w:rPr>
            <w:rStyle w:val="a3"/>
            <w:rFonts w:ascii="Consolas" w:hAnsi="Consolas" w:cs="宋体"/>
            <w:noProof/>
          </w:rPr>
          <w:t>2.1</w:t>
        </w:r>
        <w:r w:rsidR="00D36DA8" w:rsidRPr="00A60279">
          <w:rPr>
            <w:rStyle w:val="a3"/>
            <w:rFonts w:ascii="Consolas" w:hAnsi="Consolas" w:cs="宋体"/>
            <w:noProof/>
          </w:rPr>
          <w:t>初始对象表</w:t>
        </w:r>
        <w:r w:rsidR="00D36DA8" w:rsidRPr="00A60279">
          <w:rPr>
            <w:rFonts w:ascii="Consolas" w:hAnsi="Consolas"/>
            <w:noProof/>
            <w:webHidden/>
          </w:rPr>
          <w:tab/>
        </w:r>
        <w:r w:rsidR="00D36DA8" w:rsidRPr="00A60279">
          <w:rPr>
            <w:rFonts w:ascii="Consolas" w:hAnsi="Consolas"/>
            <w:noProof/>
            <w:webHidden/>
          </w:rPr>
          <w:fldChar w:fldCharType="begin"/>
        </w:r>
        <w:r w:rsidR="00D36DA8" w:rsidRPr="00A60279">
          <w:rPr>
            <w:rFonts w:ascii="Consolas" w:hAnsi="Consolas"/>
            <w:noProof/>
            <w:webHidden/>
          </w:rPr>
          <w:instrText xml:space="preserve"> PAGEREF _Toc433443392 \h </w:instrText>
        </w:r>
        <w:r w:rsidR="00D36DA8" w:rsidRPr="00A60279">
          <w:rPr>
            <w:rFonts w:ascii="Consolas" w:hAnsi="Consolas"/>
            <w:noProof/>
            <w:webHidden/>
          </w:rPr>
        </w:r>
        <w:r w:rsidR="00D36DA8" w:rsidRPr="00A60279">
          <w:rPr>
            <w:rFonts w:ascii="Consolas" w:hAnsi="Consolas"/>
            <w:noProof/>
            <w:webHidden/>
          </w:rPr>
          <w:fldChar w:fldCharType="separate"/>
        </w:r>
        <w:r w:rsidR="00D36DA8" w:rsidRPr="00A60279">
          <w:rPr>
            <w:rFonts w:ascii="Consolas" w:hAnsi="Consolas"/>
            <w:noProof/>
            <w:webHidden/>
          </w:rPr>
          <w:t>3</w:t>
        </w:r>
        <w:r w:rsidR="00D36DA8" w:rsidRPr="00A60279">
          <w:rPr>
            <w:rFonts w:ascii="Consolas" w:hAnsi="Consolas"/>
            <w:noProof/>
            <w:webHidden/>
          </w:rPr>
          <w:fldChar w:fldCharType="end"/>
        </w:r>
      </w:hyperlink>
    </w:p>
    <w:p w14:paraId="2E5E5BB5" w14:textId="77777777" w:rsidR="00D36DA8" w:rsidRPr="00A60279" w:rsidRDefault="00C25764" w:rsidP="00A76F3F">
      <w:pPr>
        <w:pStyle w:val="20"/>
        <w:tabs>
          <w:tab w:val="right" w:leader="dot" w:pos="8296"/>
        </w:tabs>
        <w:spacing w:line="360" w:lineRule="auto"/>
        <w:rPr>
          <w:rFonts w:ascii="Consolas" w:hAnsi="Consolas"/>
          <w:noProof/>
          <w:szCs w:val="22"/>
        </w:rPr>
      </w:pPr>
      <w:hyperlink w:anchor="_Toc433443393" w:history="1">
        <w:r w:rsidR="00D36DA8" w:rsidRPr="00A60279">
          <w:rPr>
            <w:rStyle w:val="a3"/>
            <w:rFonts w:ascii="Consolas" w:hAnsi="Consolas" w:cs="宋体"/>
            <w:noProof/>
          </w:rPr>
          <w:t>2.2</w:t>
        </w:r>
        <w:r w:rsidR="00D36DA8" w:rsidRPr="00A60279">
          <w:rPr>
            <w:rStyle w:val="a3"/>
            <w:rFonts w:ascii="Consolas" w:hAnsi="Consolas" w:cs="宋体"/>
            <w:noProof/>
          </w:rPr>
          <w:t>初始类图</w:t>
        </w:r>
        <w:r w:rsidR="00D36DA8" w:rsidRPr="00A60279">
          <w:rPr>
            <w:rFonts w:ascii="Consolas" w:hAnsi="Consolas"/>
            <w:noProof/>
            <w:webHidden/>
          </w:rPr>
          <w:tab/>
        </w:r>
        <w:r w:rsidR="00D36DA8" w:rsidRPr="00A60279">
          <w:rPr>
            <w:rFonts w:ascii="Consolas" w:hAnsi="Consolas"/>
            <w:noProof/>
            <w:webHidden/>
          </w:rPr>
          <w:fldChar w:fldCharType="begin"/>
        </w:r>
        <w:r w:rsidR="00D36DA8" w:rsidRPr="00A60279">
          <w:rPr>
            <w:rFonts w:ascii="Consolas" w:hAnsi="Consolas"/>
            <w:noProof/>
            <w:webHidden/>
          </w:rPr>
          <w:instrText xml:space="preserve"> PAGEREF _Toc433443393 \h </w:instrText>
        </w:r>
        <w:r w:rsidR="00D36DA8" w:rsidRPr="00A60279">
          <w:rPr>
            <w:rFonts w:ascii="Consolas" w:hAnsi="Consolas"/>
            <w:noProof/>
            <w:webHidden/>
          </w:rPr>
        </w:r>
        <w:r w:rsidR="00D36DA8" w:rsidRPr="00A60279">
          <w:rPr>
            <w:rFonts w:ascii="Consolas" w:hAnsi="Consolas"/>
            <w:noProof/>
            <w:webHidden/>
          </w:rPr>
          <w:fldChar w:fldCharType="separate"/>
        </w:r>
        <w:r w:rsidR="00D36DA8" w:rsidRPr="00A60279">
          <w:rPr>
            <w:rFonts w:ascii="Consolas" w:hAnsi="Consolas"/>
            <w:noProof/>
            <w:webHidden/>
          </w:rPr>
          <w:t>4</w:t>
        </w:r>
        <w:r w:rsidR="00D36DA8" w:rsidRPr="00A60279">
          <w:rPr>
            <w:rFonts w:ascii="Consolas" w:hAnsi="Consolas"/>
            <w:noProof/>
            <w:webHidden/>
          </w:rPr>
          <w:fldChar w:fldCharType="end"/>
        </w:r>
      </w:hyperlink>
    </w:p>
    <w:p w14:paraId="74F0F9E7" w14:textId="77777777" w:rsidR="00D36DA8" w:rsidRPr="00A60279" w:rsidRDefault="00C25764" w:rsidP="00A76F3F">
      <w:pPr>
        <w:pStyle w:val="20"/>
        <w:tabs>
          <w:tab w:val="right" w:leader="dot" w:pos="8296"/>
        </w:tabs>
        <w:spacing w:line="360" w:lineRule="auto"/>
        <w:rPr>
          <w:rFonts w:ascii="Consolas" w:hAnsi="Consolas"/>
          <w:noProof/>
          <w:szCs w:val="22"/>
        </w:rPr>
      </w:pPr>
      <w:hyperlink w:anchor="_Toc433443394" w:history="1">
        <w:r w:rsidR="00D36DA8" w:rsidRPr="00A60279">
          <w:rPr>
            <w:rStyle w:val="a3"/>
            <w:rFonts w:ascii="Consolas" w:hAnsi="Consolas" w:cs="宋体"/>
            <w:noProof/>
          </w:rPr>
          <w:t>2.3</w:t>
        </w:r>
        <w:r w:rsidR="00D36DA8" w:rsidRPr="00A60279">
          <w:rPr>
            <w:rStyle w:val="a3"/>
            <w:rFonts w:ascii="Consolas" w:hAnsi="Consolas" w:cs="宋体"/>
            <w:noProof/>
          </w:rPr>
          <w:t>细化类图</w:t>
        </w:r>
        <w:r w:rsidR="00D36DA8" w:rsidRPr="00A60279">
          <w:rPr>
            <w:rFonts w:ascii="Consolas" w:hAnsi="Consolas"/>
            <w:noProof/>
            <w:webHidden/>
          </w:rPr>
          <w:tab/>
        </w:r>
        <w:r w:rsidR="00D36DA8" w:rsidRPr="00A60279">
          <w:rPr>
            <w:rFonts w:ascii="Consolas" w:hAnsi="Consolas"/>
            <w:noProof/>
            <w:webHidden/>
          </w:rPr>
          <w:fldChar w:fldCharType="begin"/>
        </w:r>
        <w:r w:rsidR="00D36DA8" w:rsidRPr="00A60279">
          <w:rPr>
            <w:rFonts w:ascii="Consolas" w:hAnsi="Consolas"/>
            <w:noProof/>
            <w:webHidden/>
          </w:rPr>
          <w:instrText xml:space="preserve"> PAGEREF _Toc433443394 \h </w:instrText>
        </w:r>
        <w:r w:rsidR="00D36DA8" w:rsidRPr="00A60279">
          <w:rPr>
            <w:rFonts w:ascii="Consolas" w:hAnsi="Consolas"/>
            <w:noProof/>
            <w:webHidden/>
          </w:rPr>
        </w:r>
        <w:r w:rsidR="00D36DA8" w:rsidRPr="00A60279">
          <w:rPr>
            <w:rFonts w:ascii="Consolas" w:hAnsi="Consolas"/>
            <w:noProof/>
            <w:webHidden/>
          </w:rPr>
          <w:fldChar w:fldCharType="separate"/>
        </w:r>
        <w:r w:rsidR="00D36DA8" w:rsidRPr="00A60279">
          <w:rPr>
            <w:rFonts w:ascii="Consolas" w:hAnsi="Consolas"/>
            <w:noProof/>
            <w:webHidden/>
          </w:rPr>
          <w:t>5</w:t>
        </w:r>
        <w:r w:rsidR="00D36DA8" w:rsidRPr="00A60279">
          <w:rPr>
            <w:rFonts w:ascii="Consolas" w:hAnsi="Consolas"/>
            <w:noProof/>
            <w:webHidden/>
          </w:rPr>
          <w:fldChar w:fldCharType="end"/>
        </w:r>
      </w:hyperlink>
    </w:p>
    <w:p w14:paraId="5BB01A3D" w14:textId="77777777" w:rsidR="00D36DA8" w:rsidRPr="00A60279" w:rsidRDefault="00C25764" w:rsidP="00A76F3F">
      <w:pPr>
        <w:pStyle w:val="30"/>
        <w:tabs>
          <w:tab w:val="right" w:leader="dot" w:pos="8296"/>
        </w:tabs>
        <w:spacing w:line="360" w:lineRule="auto"/>
        <w:rPr>
          <w:rFonts w:ascii="Consolas" w:hAnsi="Consolas"/>
          <w:noProof/>
          <w:szCs w:val="22"/>
        </w:rPr>
      </w:pPr>
      <w:hyperlink w:anchor="_Toc433443395" w:history="1">
        <w:r w:rsidR="00D36DA8" w:rsidRPr="00A60279">
          <w:rPr>
            <w:rStyle w:val="a3"/>
            <w:rFonts w:ascii="Consolas" w:hAnsi="Consolas" w:cs="宋体"/>
            <w:noProof/>
          </w:rPr>
          <w:t>2.3.1</w:t>
        </w:r>
        <w:r w:rsidR="00D36DA8" w:rsidRPr="00A60279">
          <w:rPr>
            <w:rStyle w:val="a3"/>
            <w:rFonts w:ascii="Consolas" w:hAnsi="Consolas" w:cs="宋体"/>
            <w:noProof/>
          </w:rPr>
          <w:t>属性的识别</w:t>
        </w:r>
        <w:r w:rsidR="00D36DA8" w:rsidRPr="00A60279">
          <w:rPr>
            <w:rFonts w:ascii="Consolas" w:hAnsi="Consolas"/>
            <w:noProof/>
            <w:webHidden/>
          </w:rPr>
          <w:tab/>
        </w:r>
        <w:r w:rsidR="00D36DA8" w:rsidRPr="00A60279">
          <w:rPr>
            <w:rFonts w:ascii="Consolas" w:hAnsi="Consolas"/>
            <w:noProof/>
            <w:webHidden/>
          </w:rPr>
          <w:fldChar w:fldCharType="begin"/>
        </w:r>
        <w:r w:rsidR="00D36DA8" w:rsidRPr="00A60279">
          <w:rPr>
            <w:rFonts w:ascii="Consolas" w:hAnsi="Consolas"/>
            <w:noProof/>
            <w:webHidden/>
          </w:rPr>
          <w:instrText xml:space="preserve"> PAGEREF _Toc433443395 \h </w:instrText>
        </w:r>
        <w:r w:rsidR="00D36DA8" w:rsidRPr="00A60279">
          <w:rPr>
            <w:rFonts w:ascii="Consolas" w:hAnsi="Consolas"/>
            <w:noProof/>
            <w:webHidden/>
          </w:rPr>
        </w:r>
        <w:r w:rsidR="00D36DA8" w:rsidRPr="00A60279">
          <w:rPr>
            <w:rFonts w:ascii="Consolas" w:hAnsi="Consolas"/>
            <w:noProof/>
            <w:webHidden/>
          </w:rPr>
          <w:fldChar w:fldCharType="separate"/>
        </w:r>
        <w:r w:rsidR="00D36DA8" w:rsidRPr="00A60279">
          <w:rPr>
            <w:rFonts w:ascii="Consolas" w:hAnsi="Consolas"/>
            <w:noProof/>
            <w:webHidden/>
          </w:rPr>
          <w:t>5</w:t>
        </w:r>
        <w:r w:rsidR="00D36DA8" w:rsidRPr="00A60279">
          <w:rPr>
            <w:rFonts w:ascii="Consolas" w:hAnsi="Consolas"/>
            <w:noProof/>
            <w:webHidden/>
          </w:rPr>
          <w:fldChar w:fldCharType="end"/>
        </w:r>
      </w:hyperlink>
    </w:p>
    <w:p w14:paraId="0DEB71CD" w14:textId="77777777" w:rsidR="00D36DA8" w:rsidRPr="00A60279" w:rsidRDefault="00C25764" w:rsidP="00A76F3F">
      <w:pPr>
        <w:pStyle w:val="30"/>
        <w:tabs>
          <w:tab w:val="right" w:leader="dot" w:pos="8296"/>
        </w:tabs>
        <w:spacing w:line="360" w:lineRule="auto"/>
        <w:rPr>
          <w:rFonts w:ascii="Consolas" w:hAnsi="Consolas"/>
          <w:noProof/>
          <w:szCs w:val="22"/>
        </w:rPr>
      </w:pPr>
      <w:hyperlink w:anchor="_Toc433443396" w:history="1">
        <w:r w:rsidR="00D36DA8" w:rsidRPr="00A60279">
          <w:rPr>
            <w:rStyle w:val="a3"/>
            <w:rFonts w:ascii="Consolas" w:hAnsi="Consolas" w:cs="宋体"/>
            <w:noProof/>
          </w:rPr>
          <w:t xml:space="preserve">2.3.2 </w:t>
        </w:r>
        <w:r w:rsidR="00D36DA8" w:rsidRPr="00A60279">
          <w:rPr>
            <w:rStyle w:val="a3"/>
            <w:rFonts w:ascii="Consolas" w:hAnsi="Consolas" w:cs="宋体"/>
            <w:noProof/>
          </w:rPr>
          <w:t>操作的识别</w:t>
        </w:r>
        <w:r w:rsidR="00D36DA8" w:rsidRPr="00A60279">
          <w:rPr>
            <w:rFonts w:ascii="Consolas" w:hAnsi="Consolas"/>
            <w:noProof/>
            <w:webHidden/>
          </w:rPr>
          <w:tab/>
        </w:r>
        <w:r w:rsidR="00D36DA8" w:rsidRPr="00A60279">
          <w:rPr>
            <w:rFonts w:ascii="Consolas" w:hAnsi="Consolas"/>
            <w:noProof/>
            <w:webHidden/>
          </w:rPr>
          <w:fldChar w:fldCharType="begin"/>
        </w:r>
        <w:r w:rsidR="00D36DA8" w:rsidRPr="00A60279">
          <w:rPr>
            <w:rFonts w:ascii="Consolas" w:hAnsi="Consolas"/>
            <w:noProof/>
            <w:webHidden/>
          </w:rPr>
          <w:instrText xml:space="preserve"> PAGEREF _Toc433443396 \h </w:instrText>
        </w:r>
        <w:r w:rsidR="00D36DA8" w:rsidRPr="00A60279">
          <w:rPr>
            <w:rFonts w:ascii="Consolas" w:hAnsi="Consolas"/>
            <w:noProof/>
            <w:webHidden/>
          </w:rPr>
        </w:r>
        <w:r w:rsidR="00D36DA8" w:rsidRPr="00A60279">
          <w:rPr>
            <w:rFonts w:ascii="Consolas" w:hAnsi="Consolas"/>
            <w:noProof/>
            <w:webHidden/>
          </w:rPr>
          <w:fldChar w:fldCharType="separate"/>
        </w:r>
        <w:r w:rsidR="00D36DA8" w:rsidRPr="00A60279">
          <w:rPr>
            <w:rFonts w:ascii="Consolas" w:hAnsi="Consolas"/>
            <w:noProof/>
            <w:webHidden/>
          </w:rPr>
          <w:t>7</w:t>
        </w:r>
        <w:r w:rsidR="00D36DA8" w:rsidRPr="00A60279">
          <w:rPr>
            <w:rFonts w:ascii="Consolas" w:hAnsi="Consolas"/>
            <w:noProof/>
            <w:webHidden/>
          </w:rPr>
          <w:fldChar w:fldCharType="end"/>
        </w:r>
      </w:hyperlink>
    </w:p>
    <w:p w14:paraId="1C797E92" w14:textId="77777777" w:rsidR="00D36DA8" w:rsidRPr="00A60279" w:rsidRDefault="00C25764" w:rsidP="00A76F3F">
      <w:pPr>
        <w:pStyle w:val="20"/>
        <w:tabs>
          <w:tab w:val="right" w:leader="dot" w:pos="8296"/>
        </w:tabs>
        <w:spacing w:line="360" w:lineRule="auto"/>
        <w:rPr>
          <w:rFonts w:ascii="Consolas" w:hAnsi="Consolas"/>
          <w:noProof/>
          <w:szCs w:val="22"/>
        </w:rPr>
      </w:pPr>
      <w:hyperlink w:anchor="_Toc433443397" w:history="1">
        <w:r w:rsidR="00D36DA8" w:rsidRPr="00A60279">
          <w:rPr>
            <w:rStyle w:val="a3"/>
            <w:rFonts w:ascii="Consolas" w:hAnsi="Consolas" w:cs="宋体"/>
            <w:noProof/>
          </w:rPr>
          <w:t>2.4</w:t>
        </w:r>
        <w:r w:rsidR="00D36DA8" w:rsidRPr="00A60279">
          <w:rPr>
            <w:rStyle w:val="a3"/>
            <w:rFonts w:ascii="Consolas" w:hAnsi="Consolas" w:cs="宋体"/>
            <w:noProof/>
          </w:rPr>
          <w:t>三层精化类图</w:t>
        </w:r>
        <w:r w:rsidR="00D36DA8" w:rsidRPr="00A60279">
          <w:rPr>
            <w:rFonts w:ascii="Consolas" w:hAnsi="Consolas"/>
            <w:noProof/>
            <w:webHidden/>
          </w:rPr>
          <w:tab/>
        </w:r>
        <w:r w:rsidR="00D36DA8" w:rsidRPr="00A60279">
          <w:rPr>
            <w:rFonts w:ascii="Consolas" w:hAnsi="Consolas"/>
            <w:noProof/>
            <w:webHidden/>
          </w:rPr>
          <w:fldChar w:fldCharType="begin"/>
        </w:r>
        <w:r w:rsidR="00D36DA8" w:rsidRPr="00A60279">
          <w:rPr>
            <w:rFonts w:ascii="Consolas" w:hAnsi="Consolas"/>
            <w:noProof/>
            <w:webHidden/>
          </w:rPr>
          <w:instrText xml:space="preserve"> PAGEREF _Toc433443397 \h </w:instrText>
        </w:r>
        <w:r w:rsidR="00D36DA8" w:rsidRPr="00A60279">
          <w:rPr>
            <w:rFonts w:ascii="Consolas" w:hAnsi="Consolas"/>
            <w:noProof/>
            <w:webHidden/>
          </w:rPr>
        </w:r>
        <w:r w:rsidR="00D36DA8" w:rsidRPr="00A60279">
          <w:rPr>
            <w:rFonts w:ascii="Consolas" w:hAnsi="Consolas"/>
            <w:noProof/>
            <w:webHidden/>
          </w:rPr>
          <w:fldChar w:fldCharType="separate"/>
        </w:r>
        <w:r w:rsidR="00D36DA8" w:rsidRPr="00A60279">
          <w:rPr>
            <w:rFonts w:ascii="Consolas" w:hAnsi="Consolas"/>
            <w:noProof/>
            <w:webHidden/>
          </w:rPr>
          <w:t>11</w:t>
        </w:r>
        <w:r w:rsidR="00D36DA8" w:rsidRPr="00A60279">
          <w:rPr>
            <w:rFonts w:ascii="Consolas" w:hAnsi="Consolas"/>
            <w:noProof/>
            <w:webHidden/>
          </w:rPr>
          <w:fldChar w:fldCharType="end"/>
        </w:r>
      </w:hyperlink>
    </w:p>
    <w:p w14:paraId="7BF96A3F" w14:textId="77777777" w:rsidR="00D36DA8" w:rsidRPr="00A60279" w:rsidRDefault="00C25764" w:rsidP="00A76F3F">
      <w:pPr>
        <w:pStyle w:val="10"/>
        <w:tabs>
          <w:tab w:val="right" w:leader="dot" w:pos="8296"/>
        </w:tabs>
        <w:spacing w:line="360" w:lineRule="auto"/>
        <w:rPr>
          <w:rFonts w:ascii="Consolas" w:hAnsi="Consolas"/>
          <w:noProof/>
          <w:szCs w:val="22"/>
        </w:rPr>
      </w:pPr>
      <w:hyperlink w:anchor="_Toc433443398" w:history="1">
        <w:r w:rsidR="00D36DA8" w:rsidRPr="00A60279">
          <w:rPr>
            <w:rStyle w:val="a3"/>
            <w:rFonts w:ascii="Consolas" w:hAnsi="Consolas" w:cs="宋体"/>
            <w:noProof/>
          </w:rPr>
          <w:t>3</w:t>
        </w:r>
        <w:r w:rsidR="00D36DA8" w:rsidRPr="00A60279">
          <w:rPr>
            <w:rStyle w:val="a3"/>
            <w:rFonts w:ascii="Consolas" w:hAnsi="Consolas" w:cs="宋体"/>
            <w:noProof/>
          </w:rPr>
          <w:t>系统行为模型</w:t>
        </w:r>
        <w:r w:rsidR="00D36DA8" w:rsidRPr="00A60279">
          <w:rPr>
            <w:rFonts w:ascii="Consolas" w:hAnsi="Consolas"/>
            <w:noProof/>
            <w:webHidden/>
          </w:rPr>
          <w:tab/>
        </w:r>
        <w:r w:rsidR="00D36DA8" w:rsidRPr="00A60279">
          <w:rPr>
            <w:rFonts w:ascii="Consolas" w:hAnsi="Consolas"/>
            <w:noProof/>
            <w:webHidden/>
          </w:rPr>
          <w:fldChar w:fldCharType="begin"/>
        </w:r>
        <w:r w:rsidR="00D36DA8" w:rsidRPr="00A60279">
          <w:rPr>
            <w:rFonts w:ascii="Consolas" w:hAnsi="Consolas"/>
            <w:noProof/>
            <w:webHidden/>
          </w:rPr>
          <w:instrText xml:space="preserve"> PAGEREF _Toc433443398 \h </w:instrText>
        </w:r>
        <w:r w:rsidR="00D36DA8" w:rsidRPr="00A60279">
          <w:rPr>
            <w:rFonts w:ascii="Consolas" w:hAnsi="Consolas"/>
            <w:noProof/>
            <w:webHidden/>
          </w:rPr>
        </w:r>
        <w:r w:rsidR="00D36DA8" w:rsidRPr="00A60279">
          <w:rPr>
            <w:rFonts w:ascii="Consolas" w:hAnsi="Consolas"/>
            <w:noProof/>
            <w:webHidden/>
          </w:rPr>
          <w:fldChar w:fldCharType="separate"/>
        </w:r>
        <w:r w:rsidR="00D36DA8" w:rsidRPr="00A60279">
          <w:rPr>
            <w:rFonts w:ascii="Consolas" w:hAnsi="Consolas"/>
            <w:noProof/>
            <w:webHidden/>
          </w:rPr>
          <w:t>15</w:t>
        </w:r>
        <w:r w:rsidR="00D36DA8" w:rsidRPr="00A60279">
          <w:rPr>
            <w:rFonts w:ascii="Consolas" w:hAnsi="Consolas"/>
            <w:noProof/>
            <w:webHidden/>
          </w:rPr>
          <w:fldChar w:fldCharType="end"/>
        </w:r>
      </w:hyperlink>
    </w:p>
    <w:p w14:paraId="2A6DF078" w14:textId="77777777" w:rsidR="00D36DA8" w:rsidRPr="00A60279" w:rsidRDefault="00C25764" w:rsidP="00A76F3F">
      <w:pPr>
        <w:pStyle w:val="20"/>
        <w:tabs>
          <w:tab w:val="right" w:leader="dot" w:pos="8296"/>
        </w:tabs>
        <w:spacing w:line="360" w:lineRule="auto"/>
        <w:rPr>
          <w:rFonts w:ascii="Consolas" w:hAnsi="Consolas"/>
          <w:noProof/>
          <w:szCs w:val="22"/>
        </w:rPr>
      </w:pPr>
      <w:hyperlink w:anchor="_Toc433443399" w:history="1">
        <w:r w:rsidR="00D36DA8" w:rsidRPr="00A60279">
          <w:rPr>
            <w:rStyle w:val="a3"/>
            <w:rFonts w:ascii="Consolas" w:hAnsi="Consolas" w:cs="宋体"/>
            <w:noProof/>
          </w:rPr>
          <w:t>3.1</w:t>
        </w:r>
        <w:r w:rsidR="00D36DA8" w:rsidRPr="00A60279">
          <w:rPr>
            <w:rStyle w:val="a3"/>
            <w:rFonts w:ascii="Consolas" w:hAnsi="Consolas" w:cs="宋体"/>
            <w:noProof/>
          </w:rPr>
          <w:t>交互模型</w:t>
        </w:r>
        <w:r w:rsidR="00D36DA8" w:rsidRPr="00A60279">
          <w:rPr>
            <w:rFonts w:ascii="Consolas" w:hAnsi="Consolas"/>
            <w:noProof/>
            <w:webHidden/>
          </w:rPr>
          <w:tab/>
        </w:r>
        <w:r w:rsidR="00D36DA8" w:rsidRPr="00A60279">
          <w:rPr>
            <w:rFonts w:ascii="Consolas" w:hAnsi="Consolas"/>
            <w:noProof/>
            <w:webHidden/>
          </w:rPr>
          <w:fldChar w:fldCharType="begin"/>
        </w:r>
        <w:r w:rsidR="00D36DA8" w:rsidRPr="00A60279">
          <w:rPr>
            <w:rFonts w:ascii="Consolas" w:hAnsi="Consolas"/>
            <w:noProof/>
            <w:webHidden/>
          </w:rPr>
          <w:instrText xml:space="preserve"> PAGEREF _Toc433443399 \h </w:instrText>
        </w:r>
        <w:r w:rsidR="00D36DA8" w:rsidRPr="00A60279">
          <w:rPr>
            <w:rFonts w:ascii="Consolas" w:hAnsi="Consolas"/>
            <w:noProof/>
            <w:webHidden/>
          </w:rPr>
        </w:r>
        <w:r w:rsidR="00D36DA8" w:rsidRPr="00A60279">
          <w:rPr>
            <w:rFonts w:ascii="Consolas" w:hAnsi="Consolas"/>
            <w:noProof/>
            <w:webHidden/>
          </w:rPr>
          <w:fldChar w:fldCharType="separate"/>
        </w:r>
        <w:r w:rsidR="00D36DA8" w:rsidRPr="00A60279">
          <w:rPr>
            <w:rFonts w:ascii="Consolas" w:hAnsi="Consolas"/>
            <w:noProof/>
            <w:webHidden/>
          </w:rPr>
          <w:t>15</w:t>
        </w:r>
        <w:r w:rsidR="00D36DA8" w:rsidRPr="00A60279">
          <w:rPr>
            <w:rFonts w:ascii="Consolas" w:hAnsi="Consolas"/>
            <w:noProof/>
            <w:webHidden/>
          </w:rPr>
          <w:fldChar w:fldCharType="end"/>
        </w:r>
      </w:hyperlink>
    </w:p>
    <w:p w14:paraId="56AEEF8D" w14:textId="77777777" w:rsidR="00D36DA8" w:rsidRPr="00A60279" w:rsidRDefault="00C25764" w:rsidP="00A76F3F">
      <w:pPr>
        <w:pStyle w:val="20"/>
        <w:tabs>
          <w:tab w:val="right" w:leader="dot" w:pos="8296"/>
        </w:tabs>
        <w:spacing w:line="360" w:lineRule="auto"/>
        <w:rPr>
          <w:rFonts w:ascii="Consolas" w:hAnsi="Consolas"/>
          <w:noProof/>
          <w:szCs w:val="22"/>
        </w:rPr>
      </w:pPr>
      <w:hyperlink w:anchor="_Toc433443400" w:history="1">
        <w:r w:rsidR="00D36DA8" w:rsidRPr="00A60279">
          <w:rPr>
            <w:rStyle w:val="a3"/>
            <w:rFonts w:ascii="Consolas" w:hAnsi="Consolas" w:cs="宋体"/>
            <w:noProof/>
          </w:rPr>
          <w:t>3.2</w:t>
        </w:r>
        <w:r w:rsidR="00D36DA8" w:rsidRPr="00A60279">
          <w:rPr>
            <w:rStyle w:val="a3"/>
            <w:rFonts w:ascii="Consolas" w:hAnsi="Consolas" w:cs="宋体"/>
            <w:noProof/>
          </w:rPr>
          <w:t>状态模型</w:t>
        </w:r>
        <w:r w:rsidR="00D36DA8" w:rsidRPr="00A60279">
          <w:rPr>
            <w:rFonts w:ascii="Consolas" w:hAnsi="Consolas"/>
            <w:noProof/>
            <w:webHidden/>
          </w:rPr>
          <w:tab/>
        </w:r>
        <w:r w:rsidR="00D36DA8" w:rsidRPr="00A60279">
          <w:rPr>
            <w:rFonts w:ascii="Consolas" w:hAnsi="Consolas"/>
            <w:noProof/>
            <w:webHidden/>
          </w:rPr>
          <w:fldChar w:fldCharType="begin"/>
        </w:r>
        <w:r w:rsidR="00D36DA8" w:rsidRPr="00A60279">
          <w:rPr>
            <w:rFonts w:ascii="Consolas" w:hAnsi="Consolas"/>
            <w:noProof/>
            <w:webHidden/>
          </w:rPr>
          <w:instrText xml:space="preserve"> PAGEREF _Toc433443400 \h </w:instrText>
        </w:r>
        <w:r w:rsidR="00D36DA8" w:rsidRPr="00A60279">
          <w:rPr>
            <w:rFonts w:ascii="Consolas" w:hAnsi="Consolas"/>
            <w:noProof/>
            <w:webHidden/>
          </w:rPr>
        </w:r>
        <w:r w:rsidR="00D36DA8" w:rsidRPr="00A60279">
          <w:rPr>
            <w:rFonts w:ascii="Consolas" w:hAnsi="Consolas"/>
            <w:noProof/>
            <w:webHidden/>
          </w:rPr>
          <w:fldChar w:fldCharType="separate"/>
        </w:r>
        <w:r w:rsidR="00D36DA8" w:rsidRPr="00A60279">
          <w:rPr>
            <w:rFonts w:ascii="Consolas" w:hAnsi="Consolas"/>
            <w:noProof/>
            <w:webHidden/>
          </w:rPr>
          <w:t>16</w:t>
        </w:r>
        <w:r w:rsidR="00D36DA8" w:rsidRPr="00A60279">
          <w:rPr>
            <w:rFonts w:ascii="Consolas" w:hAnsi="Consolas"/>
            <w:noProof/>
            <w:webHidden/>
          </w:rPr>
          <w:fldChar w:fldCharType="end"/>
        </w:r>
      </w:hyperlink>
    </w:p>
    <w:p w14:paraId="1028EAC3" w14:textId="77777777" w:rsidR="00A76F3F" w:rsidRPr="00A60279" w:rsidRDefault="007035E0" w:rsidP="00A76F3F">
      <w:pPr>
        <w:spacing w:line="360" w:lineRule="auto"/>
        <w:rPr>
          <w:rFonts w:ascii="Consolas" w:hAnsi="Consolas"/>
          <w:b/>
          <w:bCs/>
          <w:lang w:val="zh-CN"/>
        </w:rPr>
      </w:pPr>
      <w:r w:rsidRPr="00A60279">
        <w:rPr>
          <w:rFonts w:ascii="Consolas" w:hAnsi="Consolas"/>
          <w:b/>
          <w:bCs/>
          <w:lang w:val="zh-CN"/>
        </w:rPr>
        <w:fldChar w:fldCharType="end"/>
      </w:r>
    </w:p>
    <w:p w14:paraId="0CC2FBF5" w14:textId="77777777" w:rsidR="0031296C" w:rsidRPr="00A60279" w:rsidRDefault="00A76F3F" w:rsidP="00A76F3F">
      <w:pPr>
        <w:spacing w:line="360" w:lineRule="auto"/>
        <w:jc w:val="center"/>
        <w:rPr>
          <w:rFonts w:ascii="Consolas" w:eastAsia="黑体" w:hAnsi="Consolas" w:cs="宋体"/>
          <w:bCs/>
          <w:sz w:val="44"/>
        </w:rPr>
      </w:pPr>
      <w:r w:rsidRPr="00A60279">
        <w:rPr>
          <w:rFonts w:ascii="Consolas" w:hAnsi="Consolas"/>
          <w:lang w:val="zh-CN"/>
        </w:rPr>
        <w:br w:type="page"/>
      </w:r>
      <w:r w:rsidR="0031296C" w:rsidRPr="00A60279">
        <w:rPr>
          <w:rFonts w:ascii="Consolas" w:eastAsia="黑体" w:hAnsi="Consolas" w:cs="宋体"/>
          <w:bCs/>
          <w:sz w:val="44"/>
        </w:rPr>
        <w:lastRenderedPageBreak/>
        <w:t>概要设计说明书</w:t>
      </w:r>
    </w:p>
    <w:p w14:paraId="2F489390" w14:textId="77777777" w:rsidR="0031296C" w:rsidRPr="00A60279" w:rsidRDefault="0031296C" w:rsidP="00A76F3F">
      <w:pPr>
        <w:pStyle w:val="1"/>
        <w:rPr>
          <w:rFonts w:ascii="Consolas" w:hAnsi="Consolas"/>
        </w:rPr>
      </w:pPr>
      <w:bookmarkStart w:id="0" w:name="_Toc521463250"/>
      <w:bookmarkStart w:id="1" w:name="_Toc433443386"/>
      <w:r w:rsidRPr="00A60279">
        <w:rPr>
          <w:rFonts w:ascii="Consolas" w:hAnsi="Consolas"/>
        </w:rPr>
        <w:t>1</w:t>
      </w:r>
      <w:r w:rsidRPr="00A60279">
        <w:rPr>
          <w:rFonts w:ascii="Consolas" w:hAnsi="Consolas"/>
        </w:rPr>
        <w:t>引言</w:t>
      </w:r>
      <w:bookmarkEnd w:id="0"/>
      <w:bookmarkEnd w:id="1"/>
    </w:p>
    <w:p w14:paraId="0E51BF93" w14:textId="77777777" w:rsidR="0031296C" w:rsidRPr="00A60279" w:rsidRDefault="0031296C" w:rsidP="00A76F3F">
      <w:pPr>
        <w:pStyle w:val="2"/>
        <w:rPr>
          <w:rFonts w:ascii="Consolas" w:hAnsi="Consolas"/>
        </w:rPr>
      </w:pPr>
      <w:bookmarkStart w:id="2" w:name="_Toc521463251"/>
      <w:bookmarkStart w:id="3" w:name="_Toc433443387"/>
      <w:r w:rsidRPr="00A60279">
        <w:rPr>
          <w:rFonts w:ascii="Consolas" w:hAnsi="Consolas"/>
        </w:rPr>
        <w:t>1.1</w:t>
      </w:r>
      <w:r w:rsidRPr="00A60279">
        <w:rPr>
          <w:rFonts w:ascii="Consolas" w:hAnsi="Consolas"/>
        </w:rPr>
        <w:t>编写目的</w:t>
      </w:r>
      <w:bookmarkEnd w:id="2"/>
      <w:bookmarkEnd w:id="3"/>
    </w:p>
    <w:p w14:paraId="712F3015" w14:textId="77777777" w:rsidR="0031296C" w:rsidRPr="00A60279" w:rsidRDefault="0031296C" w:rsidP="00A76F3F">
      <w:pPr>
        <w:spacing w:line="360" w:lineRule="auto"/>
        <w:ind w:firstLineChars="200" w:firstLine="420"/>
        <w:rPr>
          <w:rFonts w:ascii="Consolas" w:hAnsi="Consolas" w:cs="宋体"/>
          <w:szCs w:val="24"/>
        </w:rPr>
      </w:pPr>
      <w:r w:rsidRPr="00A60279">
        <w:rPr>
          <w:rFonts w:ascii="Consolas" w:hAnsi="Consolas" w:cs="宋体"/>
          <w:szCs w:val="24"/>
        </w:rPr>
        <w:t>本需求说明书目的在于：将用户提供的需求描述系统化、精确化、全面化。从而实现：</w:t>
      </w:r>
    </w:p>
    <w:p w14:paraId="3A5492FC" w14:textId="77777777" w:rsidR="0031296C" w:rsidRPr="00A60279" w:rsidRDefault="0031296C" w:rsidP="00A76F3F">
      <w:pPr>
        <w:spacing w:line="360" w:lineRule="auto"/>
        <w:rPr>
          <w:rFonts w:ascii="Consolas" w:hAnsi="Consolas" w:cs="宋体"/>
          <w:szCs w:val="24"/>
        </w:rPr>
      </w:pPr>
      <w:r w:rsidRPr="00A60279">
        <w:rPr>
          <w:rFonts w:ascii="Consolas" w:hAnsi="Consolas" w:cs="宋体"/>
          <w:szCs w:val="24"/>
        </w:rPr>
        <w:t xml:space="preserve">    1</w:t>
      </w:r>
      <w:r w:rsidRPr="00A60279">
        <w:rPr>
          <w:rFonts w:ascii="Consolas" w:hAnsi="Consolas" w:cs="宋体"/>
          <w:szCs w:val="24"/>
        </w:rPr>
        <w:t>．便于用户、分析人员和设计人员进行理解和交流。</w:t>
      </w:r>
    </w:p>
    <w:p w14:paraId="5997A30A" w14:textId="77777777" w:rsidR="0031296C" w:rsidRPr="00A60279" w:rsidRDefault="0031296C" w:rsidP="00A76F3F">
      <w:pPr>
        <w:spacing w:line="360" w:lineRule="auto"/>
        <w:rPr>
          <w:rFonts w:ascii="Consolas" w:hAnsi="Consolas" w:cs="宋体"/>
          <w:szCs w:val="24"/>
        </w:rPr>
      </w:pPr>
      <w:r w:rsidRPr="00A60279">
        <w:rPr>
          <w:rFonts w:ascii="Consolas" w:hAnsi="Consolas" w:cs="宋体"/>
          <w:szCs w:val="24"/>
        </w:rPr>
        <w:t xml:space="preserve">    2</w:t>
      </w:r>
      <w:r w:rsidRPr="00A60279">
        <w:rPr>
          <w:rFonts w:ascii="Consolas" w:hAnsi="Consolas" w:cs="宋体"/>
          <w:szCs w:val="24"/>
        </w:rPr>
        <w:t>．支持目标软件系统的确认。</w:t>
      </w:r>
    </w:p>
    <w:p w14:paraId="29569A24" w14:textId="77777777" w:rsidR="0031296C" w:rsidRPr="00A60279" w:rsidRDefault="0031296C" w:rsidP="00A76F3F">
      <w:pPr>
        <w:spacing w:line="360" w:lineRule="auto"/>
        <w:rPr>
          <w:rFonts w:ascii="Consolas" w:hAnsi="Consolas" w:cs="宋体"/>
          <w:szCs w:val="24"/>
        </w:rPr>
      </w:pPr>
      <w:r w:rsidRPr="00A60279">
        <w:rPr>
          <w:rFonts w:ascii="Consolas" w:hAnsi="Consolas" w:cs="宋体"/>
          <w:szCs w:val="24"/>
        </w:rPr>
        <w:t xml:space="preserve">    3</w:t>
      </w:r>
      <w:r w:rsidRPr="00A60279">
        <w:rPr>
          <w:rFonts w:ascii="Consolas" w:hAnsi="Consolas" w:cs="宋体"/>
          <w:szCs w:val="24"/>
        </w:rPr>
        <w:t>．控制系统进化过程。</w:t>
      </w:r>
    </w:p>
    <w:p w14:paraId="7A6412F1" w14:textId="77777777" w:rsidR="0031296C" w:rsidRPr="00A60279" w:rsidRDefault="0031296C" w:rsidP="00A76F3F">
      <w:pPr>
        <w:spacing w:line="360" w:lineRule="auto"/>
        <w:rPr>
          <w:rFonts w:ascii="Consolas" w:hAnsi="Consolas" w:cs="宋体"/>
          <w:szCs w:val="24"/>
        </w:rPr>
      </w:pPr>
      <w:r w:rsidRPr="00A60279">
        <w:rPr>
          <w:rFonts w:ascii="Consolas" w:hAnsi="Consolas" w:cs="宋体"/>
          <w:szCs w:val="24"/>
        </w:rPr>
        <w:t xml:space="preserve">    </w:t>
      </w:r>
      <w:r w:rsidRPr="00A60279">
        <w:rPr>
          <w:rFonts w:ascii="Consolas" w:hAnsi="Consolas" w:cs="宋体"/>
          <w:szCs w:val="24"/>
        </w:rPr>
        <w:t>预期读者：软件设计者和测试者。</w:t>
      </w:r>
    </w:p>
    <w:p w14:paraId="6C37ACC5" w14:textId="77777777" w:rsidR="0031296C" w:rsidRPr="00A60279" w:rsidRDefault="0031296C" w:rsidP="00A76F3F">
      <w:pPr>
        <w:pStyle w:val="2"/>
        <w:rPr>
          <w:rFonts w:ascii="Consolas" w:hAnsi="Consolas"/>
        </w:rPr>
      </w:pPr>
      <w:bookmarkStart w:id="4" w:name="_Toc521463252"/>
      <w:bookmarkStart w:id="5" w:name="_Toc433443388"/>
      <w:r w:rsidRPr="00A60279">
        <w:rPr>
          <w:rFonts w:ascii="Consolas" w:hAnsi="Consolas"/>
        </w:rPr>
        <w:t>1.2</w:t>
      </w:r>
      <w:r w:rsidRPr="00A60279">
        <w:rPr>
          <w:rFonts w:ascii="Consolas" w:hAnsi="Consolas"/>
        </w:rPr>
        <w:t>背景</w:t>
      </w:r>
      <w:bookmarkEnd w:id="4"/>
      <w:bookmarkEnd w:id="5"/>
    </w:p>
    <w:p w14:paraId="2EEC0046" w14:textId="77777777" w:rsidR="002D5966" w:rsidRPr="00A60279" w:rsidRDefault="002D5966" w:rsidP="002D5966">
      <w:pPr>
        <w:ind w:firstLine="420"/>
        <w:rPr>
          <w:rFonts w:ascii="Consolas" w:hAnsi="Consolas"/>
        </w:rPr>
      </w:pPr>
      <w:bookmarkStart w:id="6" w:name="_Toc521463253"/>
      <w:bookmarkStart w:id="7" w:name="_Toc433443389"/>
      <w:r w:rsidRPr="00A60279">
        <w:rPr>
          <w:rFonts w:ascii="Consolas" w:hAnsi="Consolas"/>
        </w:rPr>
        <w:t>说明：</w:t>
      </w:r>
    </w:p>
    <w:p w14:paraId="2ED336E7" w14:textId="77777777" w:rsidR="002D5966" w:rsidRPr="00A60279" w:rsidRDefault="002D5966" w:rsidP="002D5966">
      <w:pPr>
        <w:numPr>
          <w:ilvl w:val="0"/>
          <w:numId w:val="1"/>
        </w:numPr>
        <w:spacing w:line="360" w:lineRule="auto"/>
        <w:rPr>
          <w:rFonts w:ascii="Consolas" w:hAnsi="Consolas"/>
        </w:rPr>
      </w:pPr>
      <w:r w:rsidRPr="00A60279">
        <w:rPr>
          <w:rFonts w:ascii="Consolas" w:hAnsi="Consolas"/>
        </w:rPr>
        <w:t>待开发的软件系统的名称：基于</w:t>
      </w:r>
      <w:r w:rsidRPr="00A60279">
        <w:rPr>
          <w:rFonts w:ascii="Consolas" w:hAnsi="Consolas"/>
        </w:rPr>
        <w:t>Python</w:t>
      </w:r>
      <w:r w:rsidRPr="00A60279">
        <w:rPr>
          <w:rFonts w:ascii="Consolas" w:hAnsi="Consolas"/>
        </w:rPr>
        <w:t>的</w:t>
      </w:r>
      <w:r w:rsidR="005A51AF">
        <w:rPr>
          <w:rFonts w:ascii="Consolas" w:hAnsi="Consolas" w:hint="eastAsia"/>
        </w:rPr>
        <w:t>食堂评价</w:t>
      </w:r>
      <w:r w:rsidRPr="00A60279">
        <w:rPr>
          <w:rFonts w:ascii="Consolas" w:hAnsi="Consolas"/>
        </w:rPr>
        <w:t>系统；</w:t>
      </w:r>
    </w:p>
    <w:p w14:paraId="77EDFB9B" w14:textId="77777777" w:rsidR="002D5966" w:rsidRPr="00A60279" w:rsidRDefault="002D5966" w:rsidP="002D5966">
      <w:pPr>
        <w:numPr>
          <w:ilvl w:val="0"/>
          <w:numId w:val="1"/>
        </w:numPr>
        <w:spacing w:line="360" w:lineRule="auto"/>
        <w:rPr>
          <w:rFonts w:ascii="Consolas" w:hAnsi="Consolas"/>
        </w:rPr>
      </w:pPr>
      <w:r w:rsidRPr="00A60279">
        <w:rPr>
          <w:rFonts w:ascii="Consolas" w:hAnsi="Consolas"/>
        </w:rPr>
        <w:t>本项目的任务提出者</w:t>
      </w:r>
      <w:r w:rsidR="005A51AF">
        <w:rPr>
          <w:rFonts w:ascii="Consolas" w:hAnsi="Consolas" w:hint="eastAsia"/>
        </w:rPr>
        <w:t>：潘琰</w:t>
      </w:r>
      <w:r w:rsidRPr="00A60279">
        <w:rPr>
          <w:rFonts w:ascii="Consolas" w:hAnsi="Consolas"/>
        </w:rPr>
        <w:t>；</w:t>
      </w:r>
    </w:p>
    <w:p w14:paraId="7FDA5248" w14:textId="77777777" w:rsidR="002D5966" w:rsidRPr="00A60279" w:rsidRDefault="002D5966" w:rsidP="002D5966">
      <w:pPr>
        <w:numPr>
          <w:ilvl w:val="0"/>
          <w:numId w:val="1"/>
        </w:numPr>
        <w:spacing w:line="360" w:lineRule="auto"/>
        <w:rPr>
          <w:rFonts w:ascii="Consolas" w:hAnsi="Consolas"/>
        </w:rPr>
      </w:pPr>
      <w:r w:rsidRPr="00A60279">
        <w:rPr>
          <w:rFonts w:ascii="Consolas" w:hAnsi="Consolas"/>
        </w:rPr>
        <w:t>本项目的任务开发者：</w:t>
      </w:r>
      <w:r w:rsidR="005A51AF">
        <w:rPr>
          <w:rFonts w:ascii="Consolas" w:hAnsi="Consolas" w:hint="eastAsia"/>
        </w:rPr>
        <w:t>潘琰</w:t>
      </w:r>
      <w:r w:rsidRPr="00A60279">
        <w:rPr>
          <w:rFonts w:ascii="Consolas" w:hAnsi="Consolas"/>
        </w:rPr>
        <w:t>；</w:t>
      </w:r>
    </w:p>
    <w:p w14:paraId="7593806D" w14:textId="77777777" w:rsidR="002D5966" w:rsidRPr="00A60279" w:rsidRDefault="002D5966" w:rsidP="002D5966">
      <w:pPr>
        <w:numPr>
          <w:ilvl w:val="0"/>
          <w:numId w:val="1"/>
        </w:numPr>
        <w:spacing w:line="360" w:lineRule="auto"/>
        <w:rPr>
          <w:rFonts w:ascii="Consolas" w:hAnsi="Consolas"/>
        </w:rPr>
      </w:pPr>
      <w:r w:rsidRPr="00A60279">
        <w:rPr>
          <w:rFonts w:ascii="Consolas" w:hAnsi="Consolas"/>
        </w:rPr>
        <w:t>用户：</w:t>
      </w:r>
      <w:r w:rsidR="005A51AF">
        <w:rPr>
          <w:rFonts w:ascii="Consolas" w:hAnsi="Consolas" w:hint="eastAsia"/>
        </w:rPr>
        <w:t>南京航空航天大学学生、食堂经理、网站管理员</w:t>
      </w:r>
      <w:r w:rsidRPr="00A60279">
        <w:rPr>
          <w:rFonts w:ascii="Consolas" w:hAnsi="Consolas" w:hint="eastAsia"/>
        </w:rPr>
        <w:t>；</w:t>
      </w:r>
    </w:p>
    <w:p w14:paraId="36B2C192" w14:textId="77777777" w:rsidR="002D5966" w:rsidRPr="00A60279" w:rsidRDefault="002D5966" w:rsidP="002D5966">
      <w:pPr>
        <w:numPr>
          <w:ilvl w:val="0"/>
          <w:numId w:val="1"/>
        </w:numPr>
        <w:spacing w:line="360" w:lineRule="auto"/>
        <w:rPr>
          <w:rFonts w:ascii="Consolas" w:hAnsi="Consolas"/>
        </w:rPr>
      </w:pPr>
      <w:r w:rsidRPr="00A60279">
        <w:rPr>
          <w:rFonts w:ascii="Consolas" w:hAnsi="Consolas"/>
        </w:rPr>
        <w:t>实现该软件的计算中心或计算机网络：南京航空航天大学计算中心；</w:t>
      </w:r>
    </w:p>
    <w:p w14:paraId="02B8CE24" w14:textId="77777777" w:rsidR="002D5966" w:rsidRDefault="0031296C" w:rsidP="00A76F3F">
      <w:pPr>
        <w:pStyle w:val="2"/>
        <w:rPr>
          <w:rFonts w:ascii="Consolas" w:hAnsi="Consolas"/>
        </w:rPr>
      </w:pPr>
      <w:r w:rsidRPr="00A60279">
        <w:rPr>
          <w:rFonts w:ascii="Consolas" w:hAnsi="Consolas"/>
        </w:rPr>
        <w:t>1.3</w:t>
      </w:r>
      <w:r w:rsidRPr="00A60279">
        <w:rPr>
          <w:rFonts w:ascii="Consolas" w:hAnsi="Consolas"/>
        </w:rPr>
        <w:t>定义</w:t>
      </w:r>
      <w:bookmarkStart w:id="8" w:name="_Toc521463254"/>
      <w:bookmarkStart w:id="9" w:name="_Toc433443390"/>
      <w:bookmarkEnd w:id="6"/>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6116"/>
      </w:tblGrid>
      <w:tr w:rsidR="005A51AF" w:rsidRPr="007D13E2" w14:paraId="1A2397A2" w14:textId="77777777" w:rsidTr="005A51AF">
        <w:tc>
          <w:tcPr>
            <w:tcW w:w="2235" w:type="dxa"/>
            <w:tcBorders>
              <w:top w:val="single" w:sz="4" w:space="0" w:color="auto"/>
              <w:left w:val="single" w:sz="4" w:space="0" w:color="auto"/>
              <w:bottom w:val="single" w:sz="4" w:space="0" w:color="auto"/>
              <w:right w:val="single" w:sz="4" w:space="0" w:color="auto"/>
            </w:tcBorders>
            <w:shd w:val="clear" w:color="auto" w:fill="auto"/>
          </w:tcPr>
          <w:p w14:paraId="06C8F53A" w14:textId="77777777" w:rsidR="005A51AF" w:rsidRPr="005A51AF" w:rsidRDefault="005A51AF" w:rsidP="00A46897">
            <w:pPr>
              <w:spacing w:line="360" w:lineRule="auto"/>
              <w:jc w:val="center"/>
              <w:rPr>
                <w:rFonts w:ascii="Consolas" w:hAnsi="Consolas"/>
              </w:rPr>
            </w:pPr>
            <w:r w:rsidRPr="005A51AF">
              <w:rPr>
                <w:rFonts w:ascii="Consolas" w:hAnsi="Consolas" w:hint="eastAsia"/>
              </w:rPr>
              <w:t>名称</w:t>
            </w:r>
          </w:p>
        </w:tc>
        <w:tc>
          <w:tcPr>
            <w:tcW w:w="6287" w:type="dxa"/>
            <w:tcBorders>
              <w:top w:val="single" w:sz="4" w:space="0" w:color="auto"/>
              <w:left w:val="single" w:sz="4" w:space="0" w:color="auto"/>
              <w:bottom w:val="single" w:sz="4" w:space="0" w:color="auto"/>
              <w:right w:val="single" w:sz="4" w:space="0" w:color="auto"/>
            </w:tcBorders>
            <w:shd w:val="clear" w:color="auto" w:fill="auto"/>
          </w:tcPr>
          <w:p w14:paraId="667463C0" w14:textId="77777777" w:rsidR="005A51AF" w:rsidRPr="005A51AF" w:rsidRDefault="005A51AF" w:rsidP="00A46897">
            <w:pPr>
              <w:spacing w:line="360" w:lineRule="auto"/>
              <w:jc w:val="center"/>
              <w:rPr>
                <w:rFonts w:ascii="Consolas" w:hAnsi="Consolas"/>
              </w:rPr>
            </w:pPr>
            <w:r w:rsidRPr="005A51AF">
              <w:rPr>
                <w:rFonts w:ascii="Consolas" w:hAnsi="Consolas" w:hint="eastAsia"/>
              </w:rPr>
              <w:t>说明</w:t>
            </w:r>
          </w:p>
        </w:tc>
      </w:tr>
      <w:tr w:rsidR="005A51AF" w:rsidRPr="007D13E2" w14:paraId="0D6295A8" w14:textId="77777777" w:rsidTr="005A51AF">
        <w:tc>
          <w:tcPr>
            <w:tcW w:w="2235" w:type="dxa"/>
            <w:tcBorders>
              <w:top w:val="single" w:sz="4" w:space="0" w:color="auto"/>
              <w:left w:val="single" w:sz="4" w:space="0" w:color="auto"/>
              <w:bottom w:val="single" w:sz="4" w:space="0" w:color="auto"/>
              <w:right w:val="single" w:sz="4" w:space="0" w:color="auto"/>
            </w:tcBorders>
            <w:shd w:val="clear" w:color="auto" w:fill="auto"/>
          </w:tcPr>
          <w:p w14:paraId="627CD2B4" w14:textId="77777777" w:rsidR="005A51AF" w:rsidRPr="005A51AF" w:rsidRDefault="005A51AF" w:rsidP="005A51AF">
            <w:pPr>
              <w:spacing w:line="360" w:lineRule="auto"/>
              <w:jc w:val="center"/>
              <w:rPr>
                <w:rFonts w:ascii="Consolas" w:hAnsi="Consolas"/>
              </w:rPr>
            </w:pPr>
            <w:r w:rsidRPr="005A51AF">
              <w:rPr>
                <w:rFonts w:ascii="Consolas" w:hAnsi="Consolas" w:hint="eastAsia"/>
              </w:rPr>
              <w:t>帐号</w:t>
            </w:r>
          </w:p>
        </w:tc>
        <w:tc>
          <w:tcPr>
            <w:tcW w:w="6287" w:type="dxa"/>
            <w:tcBorders>
              <w:top w:val="single" w:sz="4" w:space="0" w:color="auto"/>
              <w:left w:val="single" w:sz="4" w:space="0" w:color="auto"/>
              <w:bottom w:val="single" w:sz="4" w:space="0" w:color="auto"/>
              <w:right w:val="single" w:sz="4" w:space="0" w:color="auto"/>
            </w:tcBorders>
            <w:shd w:val="clear" w:color="auto" w:fill="auto"/>
          </w:tcPr>
          <w:p w14:paraId="69AC2DB6" w14:textId="77777777" w:rsidR="005A51AF" w:rsidRPr="005A51AF" w:rsidRDefault="005A51AF" w:rsidP="005A51AF">
            <w:pPr>
              <w:spacing w:line="360" w:lineRule="auto"/>
              <w:jc w:val="center"/>
              <w:rPr>
                <w:rFonts w:ascii="Consolas" w:hAnsi="Consolas"/>
              </w:rPr>
            </w:pPr>
            <w:r w:rsidRPr="005A51AF">
              <w:rPr>
                <w:rFonts w:ascii="Consolas" w:hAnsi="Consolas" w:hint="eastAsia"/>
              </w:rPr>
              <w:t>用户注册时登记并验证身份</w:t>
            </w:r>
          </w:p>
        </w:tc>
      </w:tr>
      <w:tr w:rsidR="005A51AF" w:rsidRPr="007D13E2" w14:paraId="24B3FE0C" w14:textId="77777777" w:rsidTr="005A51AF">
        <w:tc>
          <w:tcPr>
            <w:tcW w:w="2235" w:type="dxa"/>
            <w:tcBorders>
              <w:top w:val="single" w:sz="4" w:space="0" w:color="auto"/>
              <w:left w:val="single" w:sz="4" w:space="0" w:color="auto"/>
              <w:bottom w:val="single" w:sz="4" w:space="0" w:color="auto"/>
              <w:right w:val="single" w:sz="4" w:space="0" w:color="auto"/>
            </w:tcBorders>
            <w:shd w:val="clear" w:color="auto" w:fill="auto"/>
          </w:tcPr>
          <w:p w14:paraId="1A140F26" w14:textId="77777777" w:rsidR="005A51AF" w:rsidRPr="005A51AF" w:rsidRDefault="005A51AF" w:rsidP="005A51AF">
            <w:pPr>
              <w:spacing w:line="360" w:lineRule="auto"/>
              <w:jc w:val="center"/>
              <w:rPr>
                <w:rFonts w:ascii="Consolas" w:hAnsi="Consolas"/>
              </w:rPr>
            </w:pPr>
            <w:r w:rsidRPr="005A51AF">
              <w:rPr>
                <w:rFonts w:ascii="Consolas" w:hAnsi="Consolas" w:hint="eastAsia"/>
              </w:rPr>
              <w:t>用户分类</w:t>
            </w:r>
          </w:p>
        </w:tc>
        <w:tc>
          <w:tcPr>
            <w:tcW w:w="6287" w:type="dxa"/>
            <w:tcBorders>
              <w:top w:val="single" w:sz="4" w:space="0" w:color="auto"/>
              <w:left w:val="single" w:sz="4" w:space="0" w:color="auto"/>
              <w:bottom w:val="single" w:sz="4" w:space="0" w:color="auto"/>
              <w:right w:val="single" w:sz="4" w:space="0" w:color="auto"/>
            </w:tcBorders>
            <w:shd w:val="clear" w:color="auto" w:fill="auto"/>
          </w:tcPr>
          <w:p w14:paraId="0E95D25D" w14:textId="77777777" w:rsidR="005A51AF" w:rsidRPr="005A51AF" w:rsidRDefault="005A51AF" w:rsidP="005A51AF">
            <w:pPr>
              <w:spacing w:line="360" w:lineRule="auto"/>
              <w:jc w:val="center"/>
              <w:rPr>
                <w:rFonts w:ascii="Consolas" w:hAnsi="Consolas"/>
              </w:rPr>
            </w:pPr>
            <w:r w:rsidRPr="005A51AF">
              <w:rPr>
                <w:rFonts w:ascii="Consolas" w:hAnsi="Consolas" w:hint="eastAsia"/>
              </w:rPr>
              <w:t>分为食堂经理与学生，每个帐号都有一个类别</w:t>
            </w:r>
          </w:p>
        </w:tc>
      </w:tr>
      <w:tr w:rsidR="005A51AF" w:rsidRPr="007D13E2" w14:paraId="5A4B6A0D" w14:textId="77777777" w:rsidTr="005A51AF">
        <w:tc>
          <w:tcPr>
            <w:tcW w:w="2235" w:type="dxa"/>
            <w:tcBorders>
              <w:top w:val="single" w:sz="4" w:space="0" w:color="auto"/>
              <w:left w:val="single" w:sz="4" w:space="0" w:color="auto"/>
              <w:bottom w:val="single" w:sz="4" w:space="0" w:color="auto"/>
              <w:right w:val="single" w:sz="4" w:space="0" w:color="auto"/>
            </w:tcBorders>
            <w:shd w:val="clear" w:color="auto" w:fill="auto"/>
          </w:tcPr>
          <w:p w14:paraId="2825D80B" w14:textId="77777777" w:rsidR="005A51AF" w:rsidRPr="005A51AF" w:rsidRDefault="005A51AF" w:rsidP="005A51AF">
            <w:pPr>
              <w:spacing w:line="360" w:lineRule="auto"/>
              <w:jc w:val="center"/>
              <w:rPr>
                <w:rFonts w:ascii="Consolas" w:hAnsi="Consolas"/>
              </w:rPr>
            </w:pPr>
            <w:r w:rsidRPr="005A51AF">
              <w:rPr>
                <w:rFonts w:ascii="Consolas" w:hAnsi="Consolas" w:hint="eastAsia"/>
              </w:rPr>
              <w:t>用户信息管理</w:t>
            </w:r>
          </w:p>
        </w:tc>
        <w:tc>
          <w:tcPr>
            <w:tcW w:w="6287" w:type="dxa"/>
            <w:tcBorders>
              <w:top w:val="single" w:sz="4" w:space="0" w:color="auto"/>
              <w:left w:val="single" w:sz="4" w:space="0" w:color="auto"/>
              <w:bottom w:val="single" w:sz="4" w:space="0" w:color="auto"/>
              <w:right w:val="single" w:sz="4" w:space="0" w:color="auto"/>
            </w:tcBorders>
            <w:shd w:val="clear" w:color="auto" w:fill="auto"/>
          </w:tcPr>
          <w:p w14:paraId="4EDDF4FD" w14:textId="77777777" w:rsidR="005A51AF" w:rsidRPr="005A51AF" w:rsidRDefault="005A51AF" w:rsidP="005A51AF">
            <w:pPr>
              <w:spacing w:line="360" w:lineRule="auto"/>
              <w:jc w:val="center"/>
              <w:rPr>
                <w:rFonts w:ascii="Consolas" w:hAnsi="Consolas"/>
              </w:rPr>
            </w:pPr>
            <w:r w:rsidRPr="005A51AF">
              <w:rPr>
                <w:rFonts w:ascii="Consolas" w:hAnsi="Consolas" w:hint="eastAsia"/>
              </w:rPr>
              <w:t>学生可通过该模块对自己的账号进行增加、查询、修改、删除操作，分别对应注册、登陆、修改用户信息、注销帐号</w:t>
            </w:r>
          </w:p>
          <w:p w14:paraId="340C6354" w14:textId="77777777" w:rsidR="005A51AF" w:rsidRPr="005A51AF" w:rsidRDefault="005A51AF" w:rsidP="005A51AF">
            <w:pPr>
              <w:spacing w:line="360" w:lineRule="auto"/>
              <w:jc w:val="center"/>
              <w:rPr>
                <w:rFonts w:ascii="Consolas" w:hAnsi="Consolas"/>
              </w:rPr>
            </w:pPr>
            <w:r w:rsidRPr="005A51AF">
              <w:rPr>
                <w:rFonts w:ascii="Consolas" w:hAnsi="Consolas" w:hint="eastAsia"/>
              </w:rPr>
              <w:t>食堂经理帐号注册需通过管理员操作，一般情况下不予注销，仅支持密码修改</w:t>
            </w:r>
          </w:p>
        </w:tc>
      </w:tr>
      <w:tr w:rsidR="005A51AF" w:rsidRPr="002044BB" w14:paraId="6D219FAD" w14:textId="77777777" w:rsidTr="005A51AF">
        <w:tc>
          <w:tcPr>
            <w:tcW w:w="2235" w:type="dxa"/>
            <w:tcBorders>
              <w:top w:val="single" w:sz="4" w:space="0" w:color="auto"/>
              <w:left w:val="single" w:sz="4" w:space="0" w:color="auto"/>
              <w:bottom w:val="single" w:sz="4" w:space="0" w:color="auto"/>
              <w:right w:val="single" w:sz="4" w:space="0" w:color="auto"/>
            </w:tcBorders>
            <w:shd w:val="clear" w:color="auto" w:fill="auto"/>
          </w:tcPr>
          <w:p w14:paraId="1A305B14" w14:textId="77777777" w:rsidR="005A51AF" w:rsidRPr="005A51AF" w:rsidRDefault="005A51AF" w:rsidP="005A51AF">
            <w:pPr>
              <w:spacing w:line="360" w:lineRule="auto"/>
              <w:jc w:val="center"/>
              <w:rPr>
                <w:rFonts w:ascii="Consolas" w:hAnsi="Consolas"/>
              </w:rPr>
            </w:pPr>
            <w:r w:rsidRPr="005A51AF">
              <w:rPr>
                <w:rFonts w:ascii="Consolas" w:hAnsi="Consolas" w:hint="eastAsia"/>
              </w:rPr>
              <w:lastRenderedPageBreak/>
              <w:t>发布菜品</w:t>
            </w:r>
          </w:p>
        </w:tc>
        <w:tc>
          <w:tcPr>
            <w:tcW w:w="6287" w:type="dxa"/>
            <w:tcBorders>
              <w:top w:val="single" w:sz="4" w:space="0" w:color="auto"/>
              <w:left w:val="single" w:sz="4" w:space="0" w:color="auto"/>
              <w:bottom w:val="single" w:sz="4" w:space="0" w:color="auto"/>
              <w:right w:val="single" w:sz="4" w:space="0" w:color="auto"/>
            </w:tcBorders>
            <w:shd w:val="clear" w:color="auto" w:fill="auto"/>
          </w:tcPr>
          <w:p w14:paraId="4C22C663" w14:textId="77777777" w:rsidR="005A51AF" w:rsidRPr="005A51AF" w:rsidRDefault="005A51AF" w:rsidP="005A51AF">
            <w:pPr>
              <w:spacing w:line="360" w:lineRule="auto"/>
              <w:jc w:val="center"/>
              <w:rPr>
                <w:rFonts w:ascii="Consolas" w:hAnsi="Consolas"/>
              </w:rPr>
            </w:pPr>
            <w:r w:rsidRPr="005A51AF">
              <w:rPr>
                <w:rFonts w:ascii="Consolas" w:hAnsi="Consolas" w:hint="eastAsia"/>
              </w:rPr>
              <w:t>食堂经理通过该功能发布已经编辑好的菜品信息，该菜品将显示到所在食堂的主页上</w:t>
            </w:r>
          </w:p>
        </w:tc>
      </w:tr>
      <w:tr w:rsidR="005A51AF" w:rsidRPr="002044BB" w14:paraId="465EF590" w14:textId="77777777" w:rsidTr="005A51AF">
        <w:tc>
          <w:tcPr>
            <w:tcW w:w="2235" w:type="dxa"/>
            <w:tcBorders>
              <w:top w:val="single" w:sz="4" w:space="0" w:color="auto"/>
              <w:left w:val="single" w:sz="4" w:space="0" w:color="auto"/>
              <w:bottom w:val="single" w:sz="4" w:space="0" w:color="auto"/>
              <w:right w:val="single" w:sz="4" w:space="0" w:color="auto"/>
            </w:tcBorders>
            <w:shd w:val="clear" w:color="auto" w:fill="auto"/>
          </w:tcPr>
          <w:p w14:paraId="3DF79646" w14:textId="77777777" w:rsidR="005A51AF" w:rsidRPr="005A51AF" w:rsidRDefault="005A51AF" w:rsidP="005A51AF">
            <w:pPr>
              <w:spacing w:line="360" w:lineRule="auto"/>
              <w:jc w:val="center"/>
              <w:rPr>
                <w:rFonts w:ascii="Consolas" w:hAnsi="Consolas"/>
              </w:rPr>
            </w:pPr>
            <w:r w:rsidRPr="005A51AF">
              <w:rPr>
                <w:rFonts w:ascii="Consolas" w:hAnsi="Consolas" w:hint="eastAsia"/>
              </w:rPr>
              <w:t>发布告示板</w:t>
            </w:r>
          </w:p>
        </w:tc>
        <w:tc>
          <w:tcPr>
            <w:tcW w:w="6287" w:type="dxa"/>
            <w:tcBorders>
              <w:top w:val="single" w:sz="4" w:space="0" w:color="auto"/>
              <w:left w:val="single" w:sz="4" w:space="0" w:color="auto"/>
              <w:bottom w:val="single" w:sz="4" w:space="0" w:color="auto"/>
              <w:right w:val="single" w:sz="4" w:space="0" w:color="auto"/>
            </w:tcBorders>
            <w:shd w:val="clear" w:color="auto" w:fill="auto"/>
          </w:tcPr>
          <w:p w14:paraId="5E4CE0F5" w14:textId="77777777" w:rsidR="005A51AF" w:rsidRPr="005A51AF" w:rsidRDefault="005A51AF" w:rsidP="005A51AF">
            <w:pPr>
              <w:spacing w:line="360" w:lineRule="auto"/>
              <w:jc w:val="center"/>
              <w:rPr>
                <w:rFonts w:ascii="Consolas" w:hAnsi="Consolas"/>
              </w:rPr>
            </w:pPr>
            <w:r w:rsidRPr="005A51AF">
              <w:rPr>
                <w:rFonts w:ascii="Consolas" w:hAnsi="Consolas" w:hint="eastAsia"/>
              </w:rPr>
              <w:t>食堂经理可通过发布告示板功能发布通知或公告</w:t>
            </w:r>
          </w:p>
        </w:tc>
      </w:tr>
      <w:tr w:rsidR="005A51AF" w:rsidRPr="002044BB" w14:paraId="54006C98" w14:textId="77777777" w:rsidTr="005A51AF">
        <w:tc>
          <w:tcPr>
            <w:tcW w:w="2235" w:type="dxa"/>
            <w:tcBorders>
              <w:top w:val="single" w:sz="4" w:space="0" w:color="auto"/>
              <w:left w:val="single" w:sz="4" w:space="0" w:color="auto"/>
              <w:bottom w:val="single" w:sz="4" w:space="0" w:color="auto"/>
              <w:right w:val="single" w:sz="4" w:space="0" w:color="auto"/>
            </w:tcBorders>
            <w:shd w:val="clear" w:color="auto" w:fill="auto"/>
          </w:tcPr>
          <w:p w14:paraId="43FF77FE" w14:textId="77777777" w:rsidR="005A51AF" w:rsidRPr="005A51AF" w:rsidRDefault="005A51AF" w:rsidP="005A51AF">
            <w:pPr>
              <w:spacing w:line="360" w:lineRule="auto"/>
              <w:jc w:val="center"/>
              <w:rPr>
                <w:rFonts w:ascii="Consolas" w:hAnsi="Consolas"/>
              </w:rPr>
            </w:pPr>
            <w:r w:rsidRPr="005A51AF">
              <w:rPr>
                <w:rFonts w:ascii="Consolas" w:hAnsi="Consolas" w:hint="eastAsia"/>
              </w:rPr>
              <w:t>编辑菜品信息</w:t>
            </w:r>
          </w:p>
        </w:tc>
        <w:tc>
          <w:tcPr>
            <w:tcW w:w="6287" w:type="dxa"/>
            <w:tcBorders>
              <w:top w:val="single" w:sz="4" w:space="0" w:color="auto"/>
              <w:left w:val="single" w:sz="4" w:space="0" w:color="auto"/>
              <w:bottom w:val="single" w:sz="4" w:space="0" w:color="auto"/>
              <w:right w:val="single" w:sz="4" w:space="0" w:color="auto"/>
            </w:tcBorders>
            <w:shd w:val="clear" w:color="auto" w:fill="auto"/>
          </w:tcPr>
          <w:p w14:paraId="3AAB2D94" w14:textId="77777777" w:rsidR="005A51AF" w:rsidRPr="005A51AF" w:rsidRDefault="005A51AF" w:rsidP="005A51AF">
            <w:pPr>
              <w:spacing w:line="360" w:lineRule="auto"/>
              <w:jc w:val="center"/>
              <w:rPr>
                <w:rFonts w:ascii="Consolas" w:hAnsi="Consolas"/>
              </w:rPr>
            </w:pPr>
            <w:r w:rsidRPr="005A51AF">
              <w:rPr>
                <w:rFonts w:ascii="Consolas" w:hAnsi="Consolas" w:hint="eastAsia"/>
              </w:rPr>
              <w:t>食堂经理通过编辑菜品信息功能修改已发布的内容</w:t>
            </w:r>
          </w:p>
        </w:tc>
      </w:tr>
      <w:tr w:rsidR="005A51AF" w:rsidRPr="002044BB" w14:paraId="391B5712" w14:textId="77777777" w:rsidTr="005A51AF">
        <w:tc>
          <w:tcPr>
            <w:tcW w:w="2235" w:type="dxa"/>
            <w:tcBorders>
              <w:top w:val="single" w:sz="4" w:space="0" w:color="auto"/>
              <w:left w:val="single" w:sz="4" w:space="0" w:color="auto"/>
              <w:bottom w:val="single" w:sz="4" w:space="0" w:color="auto"/>
              <w:right w:val="single" w:sz="4" w:space="0" w:color="auto"/>
            </w:tcBorders>
            <w:shd w:val="clear" w:color="auto" w:fill="auto"/>
          </w:tcPr>
          <w:p w14:paraId="2F52D74A" w14:textId="77777777" w:rsidR="005A51AF" w:rsidRPr="005A51AF" w:rsidRDefault="005A51AF" w:rsidP="005A51AF">
            <w:pPr>
              <w:spacing w:line="360" w:lineRule="auto"/>
              <w:jc w:val="center"/>
              <w:rPr>
                <w:rFonts w:ascii="Consolas" w:hAnsi="Consolas"/>
              </w:rPr>
            </w:pPr>
            <w:r w:rsidRPr="005A51AF">
              <w:rPr>
                <w:rFonts w:ascii="Consolas" w:hAnsi="Consolas" w:hint="eastAsia"/>
              </w:rPr>
              <w:t>排行榜</w:t>
            </w:r>
          </w:p>
        </w:tc>
        <w:tc>
          <w:tcPr>
            <w:tcW w:w="6287" w:type="dxa"/>
            <w:tcBorders>
              <w:top w:val="single" w:sz="4" w:space="0" w:color="auto"/>
              <w:left w:val="single" w:sz="4" w:space="0" w:color="auto"/>
              <w:bottom w:val="single" w:sz="4" w:space="0" w:color="auto"/>
              <w:right w:val="single" w:sz="4" w:space="0" w:color="auto"/>
            </w:tcBorders>
            <w:shd w:val="clear" w:color="auto" w:fill="auto"/>
          </w:tcPr>
          <w:p w14:paraId="181A0415" w14:textId="77777777" w:rsidR="005A51AF" w:rsidRPr="005A51AF" w:rsidRDefault="005A51AF" w:rsidP="005A51AF">
            <w:pPr>
              <w:spacing w:line="360" w:lineRule="auto"/>
              <w:jc w:val="center"/>
              <w:rPr>
                <w:rFonts w:ascii="Consolas" w:hAnsi="Consolas"/>
              </w:rPr>
            </w:pPr>
            <w:r w:rsidRPr="005A51AF">
              <w:rPr>
                <w:rFonts w:ascii="Consolas" w:hAnsi="Consolas" w:hint="eastAsia"/>
              </w:rPr>
              <w:t>通过每个菜品的评分和评价量选出一定时间内最受欢迎和热度最高的菜品</w:t>
            </w:r>
          </w:p>
        </w:tc>
      </w:tr>
      <w:tr w:rsidR="005A51AF" w:rsidRPr="002044BB" w14:paraId="4FD98018" w14:textId="77777777" w:rsidTr="005A51AF">
        <w:tc>
          <w:tcPr>
            <w:tcW w:w="2235" w:type="dxa"/>
            <w:tcBorders>
              <w:top w:val="single" w:sz="4" w:space="0" w:color="auto"/>
              <w:left w:val="single" w:sz="4" w:space="0" w:color="auto"/>
              <w:bottom w:val="single" w:sz="4" w:space="0" w:color="auto"/>
              <w:right w:val="single" w:sz="4" w:space="0" w:color="auto"/>
            </w:tcBorders>
            <w:shd w:val="clear" w:color="auto" w:fill="auto"/>
          </w:tcPr>
          <w:p w14:paraId="68E82547" w14:textId="77777777" w:rsidR="005A51AF" w:rsidRPr="005A51AF" w:rsidRDefault="005A51AF" w:rsidP="005A51AF">
            <w:pPr>
              <w:spacing w:line="360" w:lineRule="auto"/>
              <w:jc w:val="center"/>
              <w:rPr>
                <w:rFonts w:ascii="Consolas" w:hAnsi="Consolas"/>
              </w:rPr>
            </w:pPr>
            <w:r w:rsidRPr="005A51AF">
              <w:rPr>
                <w:rFonts w:ascii="Consolas" w:hAnsi="Consolas" w:hint="eastAsia"/>
              </w:rPr>
              <w:t>查询菜品</w:t>
            </w:r>
          </w:p>
        </w:tc>
        <w:tc>
          <w:tcPr>
            <w:tcW w:w="6287" w:type="dxa"/>
            <w:tcBorders>
              <w:top w:val="single" w:sz="4" w:space="0" w:color="auto"/>
              <w:left w:val="single" w:sz="4" w:space="0" w:color="auto"/>
              <w:bottom w:val="single" w:sz="4" w:space="0" w:color="auto"/>
              <w:right w:val="single" w:sz="4" w:space="0" w:color="auto"/>
            </w:tcBorders>
            <w:shd w:val="clear" w:color="auto" w:fill="auto"/>
          </w:tcPr>
          <w:p w14:paraId="2CEB0988" w14:textId="77777777" w:rsidR="005A51AF" w:rsidRPr="005A51AF" w:rsidRDefault="005A51AF" w:rsidP="005A51AF">
            <w:pPr>
              <w:spacing w:line="360" w:lineRule="auto"/>
              <w:jc w:val="center"/>
              <w:rPr>
                <w:rFonts w:ascii="Consolas" w:hAnsi="Consolas"/>
              </w:rPr>
            </w:pPr>
            <w:r w:rsidRPr="005A51AF">
              <w:rPr>
                <w:rFonts w:ascii="Consolas" w:hAnsi="Consolas" w:hint="eastAsia"/>
              </w:rPr>
              <w:t>学生通过查询菜品功能查找发布的菜品</w:t>
            </w:r>
          </w:p>
        </w:tc>
      </w:tr>
      <w:tr w:rsidR="005A51AF" w:rsidRPr="002044BB" w14:paraId="72F2546C" w14:textId="77777777" w:rsidTr="005A51AF">
        <w:tc>
          <w:tcPr>
            <w:tcW w:w="2235" w:type="dxa"/>
            <w:tcBorders>
              <w:top w:val="single" w:sz="4" w:space="0" w:color="auto"/>
              <w:left w:val="single" w:sz="4" w:space="0" w:color="auto"/>
              <w:bottom w:val="single" w:sz="4" w:space="0" w:color="auto"/>
              <w:right w:val="single" w:sz="4" w:space="0" w:color="auto"/>
            </w:tcBorders>
            <w:shd w:val="clear" w:color="auto" w:fill="auto"/>
          </w:tcPr>
          <w:p w14:paraId="661402D1" w14:textId="77777777" w:rsidR="005A51AF" w:rsidRPr="005A51AF" w:rsidRDefault="005A51AF" w:rsidP="005A51AF">
            <w:pPr>
              <w:spacing w:line="360" w:lineRule="auto"/>
              <w:jc w:val="center"/>
              <w:rPr>
                <w:rFonts w:ascii="Consolas" w:hAnsi="Consolas"/>
              </w:rPr>
            </w:pPr>
            <w:r w:rsidRPr="005A51AF">
              <w:rPr>
                <w:rFonts w:ascii="Consolas" w:hAnsi="Consolas" w:hint="eastAsia"/>
              </w:rPr>
              <w:t>发表评论</w:t>
            </w:r>
          </w:p>
        </w:tc>
        <w:tc>
          <w:tcPr>
            <w:tcW w:w="6287" w:type="dxa"/>
            <w:tcBorders>
              <w:top w:val="single" w:sz="4" w:space="0" w:color="auto"/>
              <w:left w:val="single" w:sz="4" w:space="0" w:color="auto"/>
              <w:bottom w:val="single" w:sz="4" w:space="0" w:color="auto"/>
              <w:right w:val="single" w:sz="4" w:space="0" w:color="auto"/>
            </w:tcBorders>
            <w:shd w:val="clear" w:color="auto" w:fill="auto"/>
          </w:tcPr>
          <w:p w14:paraId="28BCED8F" w14:textId="77777777" w:rsidR="005A51AF" w:rsidRPr="005A51AF" w:rsidRDefault="005A51AF" w:rsidP="005A51AF">
            <w:pPr>
              <w:spacing w:line="360" w:lineRule="auto"/>
              <w:jc w:val="center"/>
              <w:rPr>
                <w:rFonts w:ascii="Consolas" w:hAnsi="Consolas"/>
              </w:rPr>
            </w:pPr>
            <w:r w:rsidRPr="005A51AF">
              <w:rPr>
                <w:rFonts w:ascii="Consolas" w:hAnsi="Consolas" w:hint="eastAsia"/>
              </w:rPr>
              <w:t>学生可以通过发表评论功能在菜品下发表自己的评论</w:t>
            </w:r>
          </w:p>
        </w:tc>
      </w:tr>
      <w:tr w:rsidR="005A51AF" w:rsidRPr="002044BB" w14:paraId="0ED81DF7" w14:textId="77777777" w:rsidTr="005A51AF">
        <w:tc>
          <w:tcPr>
            <w:tcW w:w="2235" w:type="dxa"/>
            <w:tcBorders>
              <w:top w:val="single" w:sz="4" w:space="0" w:color="auto"/>
              <w:left w:val="single" w:sz="4" w:space="0" w:color="auto"/>
              <w:bottom w:val="single" w:sz="4" w:space="0" w:color="auto"/>
              <w:right w:val="single" w:sz="4" w:space="0" w:color="auto"/>
            </w:tcBorders>
            <w:shd w:val="clear" w:color="auto" w:fill="auto"/>
          </w:tcPr>
          <w:p w14:paraId="559DAC64" w14:textId="77777777" w:rsidR="005A51AF" w:rsidRPr="005A51AF" w:rsidRDefault="005A51AF" w:rsidP="005A51AF">
            <w:pPr>
              <w:spacing w:line="360" w:lineRule="auto"/>
              <w:jc w:val="center"/>
              <w:rPr>
                <w:rFonts w:ascii="Consolas" w:hAnsi="Consolas"/>
              </w:rPr>
            </w:pPr>
            <w:r w:rsidRPr="005A51AF">
              <w:rPr>
                <w:rFonts w:ascii="Consolas" w:hAnsi="Consolas" w:hint="eastAsia"/>
              </w:rPr>
              <w:t>删除评论</w:t>
            </w:r>
          </w:p>
        </w:tc>
        <w:tc>
          <w:tcPr>
            <w:tcW w:w="6287" w:type="dxa"/>
            <w:tcBorders>
              <w:top w:val="single" w:sz="4" w:space="0" w:color="auto"/>
              <w:left w:val="single" w:sz="4" w:space="0" w:color="auto"/>
              <w:bottom w:val="single" w:sz="4" w:space="0" w:color="auto"/>
              <w:right w:val="single" w:sz="4" w:space="0" w:color="auto"/>
            </w:tcBorders>
            <w:shd w:val="clear" w:color="auto" w:fill="auto"/>
          </w:tcPr>
          <w:p w14:paraId="1CEB6D98" w14:textId="77777777" w:rsidR="005A51AF" w:rsidRPr="005A51AF" w:rsidRDefault="005A51AF" w:rsidP="005A51AF">
            <w:pPr>
              <w:spacing w:line="360" w:lineRule="auto"/>
              <w:jc w:val="center"/>
              <w:rPr>
                <w:rFonts w:ascii="Consolas" w:hAnsi="Consolas"/>
              </w:rPr>
            </w:pPr>
            <w:r w:rsidRPr="005A51AF">
              <w:rPr>
                <w:rFonts w:ascii="Consolas" w:hAnsi="Consolas" w:hint="eastAsia"/>
              </w:rPr>
              <w:t>学生可以选择删除自己发表的评论</w:t>
            </w:r>
          </w:p>
        </w:tc>
      </w:tr>
      <w:tr w:rsidR="005A51AF" w:rsidRPr="002044BB" w14:paraId="475599DB" w14:textId="77777777" w:rsidTr="005A51AF">
        <w:tc>
          <w:tcPr>
            <w:tcW w:w="2235" w:type="dxa"/>
            <w:tcBorders>
              <w:top w:val="single" w:sz="4" w:space="0" w:color="auto"/>
              <w:left w:val="single" w:sz="4" w:space="0" w:color="auto"/>
              <w:bottom w:val="single" w:sz="4" w:space="0" w:color="auto"/>
              <w:right w:val="single" w:sz="4" w:space="0" w:color="auto"/>
            </w:tcBorders>
            <w:shd w:val="clear" w:color="auto" w:fill="auto"/>
          </w:tcPr>
          <w:p w14:paraId="1402339F" w14:textId="77777777" w:rsidR="005A51AF" w:rsidRPr="005A51AF" w:rsidRDefault="005A51AF" w:rsidP="005A51AF">
            <w:pPr>
              <w:spacing w:line="360" w:lineRule="auto"/>
              <w:jc w:val="center"/>
              <w:rPr>
                <w:rFonts w:ascii="Consolas" w:hAnsi="Consolas"/>
              </w:rPr>
            </w:pPr>
            <w:r w:rsidRPr="005A51AF">
              <w:rPr>
                <w:rFonts w:ascii="Consolas" w:hAnsi="Consolas" w:hint="eastAsia"/>
              </w:rPr>
              <w:t>菜品打分</w:t>
            </w:r>
          </w:p>
        </w:tc>
        <w:tc>
          <w:tcPr>
            <w:tcW w:w="6287" w:type="dxa"/>
            <w:tcBorders>
              <w:top w:val="single" w:sz="4" w:space="0" w:color="auto"/>
              <w:left w:val="single" w:sz="4" w:space="0" w:color="auto"/>
              <w:bottom w:val="single" w:sz="4" w:space="0" w:color="auto"/>
              <w:right w:val="single" w:sz="4" w:space="0" w:color="auto"/>
            </w:tcBorders>
            <w:shd w:val="clear" w:color="auto" w:fill="auto"/>
          </w:tcPr>
          <w:p w14:paraId="338318A7" w14:textId="77777777" w:rsidR="005A51AF" w:rsidRPr="005A51AF" w:rsidRDefault="005A51AF" w:rsidP="005A51AF">
            <w:pPr>
              <w:spacing w:line="360" w:lineRule="auto"/>
              <w:jc w:val="center"/>
              <w:rPr>
                <w:rFonts w:ascii="Consolas" w:hAnsi="Consolas"/>
              </w:rPr>
            </w:pPr>
            <w:r w:rsidRPr="005A51AF">
              <w:rPr>
                <w:rFonts w:ascii="Consolas" w:hAnsi="Consolas" w:hint="eastAsia"/>
              </w:rPr>
              <w:t>学生可通过菜品打分功能为所有的菜品打分</w:t>
            </w:r>
          </w:p>
        </w:tc>
      </w:tr>
      <w:tr w:rsidR="00FC7589" w:rsidRPr="002044BB" w14:paraId="208269CB" w14:textId="77777777" w:rsidTr="005A51AF">
        <w:tc>
          <w:tcPr>
            <w:tcW w:w="2235" w:type="dxa"/>
            <w:tcBorders>
              <w:top w:val="single" w:sz="4" w:space="0" w:color="auto"/>
              <w:left w:val="single" w:sz="4" w:space="0" w:color="auto"/>
              <w:bottom w:val="single" w:sz="4" w:space="0" w:color="auto"/>
              <w:right w:val="single" w:sz="4" w:space="0" w:color="auto"/>
            </w:tcBorders>
            <w:shd w:val="clear" w:color="auto" w:fill="auto"/>
          </w:tcPr>
          <w:p w14:paraId="39FC4292" w14:textId="77777777" w:rsidR="00FC7589" w:rsidRPr="005A51AF" w:rsidRDefault="00FC7589" w:rsidP="005A51AF">
            <w:pPr>
              <w:spacing w:line="360" w:lineRule="auto"/>
              <w:jc w:val="center"/>
              <w:rPr>
                <w:rFonts w:ascii="Consolas" w:hAnsi="Consolas"/>
              </w:rPr>
            </w:pPr>
            <w:r>
              <w:rPr>
                <w:rFonts w:ascii="Consolas" w:hAnsi="Consolas" w:hint="eastAsia"/>
              </w:rPr>
              <w:t>留言板</w:t>
            </w:r>
          </w:p>
        </w:tc>
        <w:tc>
          <w:tcPr>
            <w:tcW w:w="6287" w:type="dxa"/>
            <w:tcBorders>
              <w:top w:val="single" w:sz="4" w:space="0" w:color="auto"/>
              <w:left w:val="single" w:sz="4" w:space="0" w:color="auto"/>
              <w:bottom w:val="single" w:sz="4" w:space="0" w:color="auto"/>
              <w:right w:val="single" w:sz="4" w:space="0" w:color="auto"/>
            </w:tcBorders>
            <w:shd w:val="clear" w:color="auto" w:fill="auto"/>
          </w:tcPr>
          <w:p w14:paraId="1D92B6FA" w14:textId="77777777" w:rsidR="00FC7589" w:rsidRPr="005A51AF" w:rsidRDefault="00FC7589" w:rsidP="005A51AF">
            <w:pPr>
              <w:spacing w:line="360" w:lineRule="auto"/>
              <w:jc w:val="center"/>
              <w:rPr>
                <w:rFonts w:ascii="Consolas" w:hAnsi="Consolas"/>
              </w:rPr>
            </w:pPr>
            <w:r>
              <w:rPr>
                <w:rFonts w:hint="eastAsia"/>
              </w:rPr>
              <w:t>学生可以通过留言板发表对食堂的意见和建议</w:t>
            </w:r>
          </w:p>
        </w:tc>
      </w:tr>
    </w:tbl>
    <w:p w14:paraId="46214379" w14:textId="77777777" w:rsidR="002D5966" w:rsidRPr="00A60279" w:rsidRDefault="002D5966" w:rsidP="002D5966">
      <w:pPr>
        <w:rPr>
          <w:rFonts w:ascii="Consolas" w:hAnsi="Consolas"/>
        </w:rPr>
      </w:pPr>
    </w:p>
    <w:p w14:paraId="052651AD" w14:textId="77777777" w:rsidR="0031296C" w:rsidRPr="00A60279" w:rsidRDefault="0031296C" w:rsidP="00A76F3F">
      <w:pPr>
        <w:pStyle w:val="2"/>
        <w:rPr>
          <w:rFonts w:ascii="Consolas" w:hAnsi="Consolas"/>
        </w:rPr>
      </w:pPr>
      <w:r w:rsidRPr="00A60279">
        <w:rPr>
          <w:rFonts w:ascii="Consolas" w:hAnsi="Consolas"/>
        </w:rPr>
        <w:t>1.4</w:t>
      </w:r>
      <w:r w:rsidRPr="00A60279">
        <w:rPr>
          <w:rFonts w:ascii="Consolas" w:hAnsi="Consolas"/>
        </w:rPr>
        <w:t>参考资料</w:t>
      </w:r>
      <w:bookmarkEnd w:id="8"/>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6325"/>
        <w:gridCol w:w="1305"/>
      </w:tblGrid>
      <w:tr w:rsidR="002D5966" w:rsidRPr="00A60279" w14:paraId="3C015CC9" w14:textId="77777777" w:rsidTr="005013EF">
        <w:tc>
          <w:tcPr>
            <w:tcW w:w="675" w:type="dxa"/>
            <w:shd w:val="clear" w:color="auto" w:fill="auto"/>
          </w:tcPr>
          <w:p w14:paraId="2A180FB9" w14:textId="77777777" w:rsidR="002D5966" w:rsidRPr="00A60279" w:rsidRDefault="002D5966" w:rsidP="005013EF">
            <w:pPr>
              <w:spacing w:line="360" w:lineRule="auto"/>
              <w:jc w:val="left"/>
              <w:rPr>
                <w:rFonts w:ascii="Consolas" w:hAnsi="Consolas"/>
              </w:rPr>
            </w:pPr>
            <w:r w:rsidRPr="00A60279">
              <w:rPr>
                <w:rFonts w:ascii="Consolas" w:hAnsi="Consolas"/>
              </w:rPr>
              <w:t>编号</w:t>
            </w:r>
          </w:p>
        </w:tc>
        <w:tc>
          <w:tcPr>
            <w:tcW w:w="6521" w:type="dxa"/>
            <w:shd w:val="clear" w:color="auto" w:fill="auto"/>
          </w:tcPr>
          <w:p w14:paraId="781FF6AF" w14:textId="77777777" w:rsidR="002D5966" w:rsidRPr="00A60279" w:rsidRDefault="002D5966" w:rsidP="005013EF">
            <w:pPr>
              <w:spacing w:line="360" w:lineRule="auto"/>
              <w:jc w:val="left"/>
              <w:rPr>
                <w:rFonts w:ascii="Consolas" w:hAnsi="Consolas"/>
              </w:rPr>
            </w:pPr>
            <w:r w:rsidRPr="00A60279">
              <w:rPr>
                <w:rFonts w:ascii="Consolas" w:hAnsi="Consolas"/>
              </w:rPr>
              <w:t>参考资料</w:t>
            </w:r>
          </w:p>
        </w:tc>
        <w:tc>
          <w:tcPr>
            <w:tcW w:w="1326" w:type="dxa"/>
            <w:shd w:val="clear" w:color="auto" w:fill="auto"/>
          </w:tcPr>
          <w:p w14:paraId="7D47868A" w14:textId="77777777" w:rsidR="002D5966" w:rsidRPr="00A60279" w:rsidRDefault="002D5966" w:rsidP="005013EF">
            <w:pPr>
              <w:spacing w:line="360" w:lineRule="auto"/>
              <w:jc w:val="left"/>
              <w:rPr>
                <w:rFonts w:ascii="Consolas" w:hAnsi="Consolas"/>
              </w:rPr>
            </w:pPr>
            <w:r w:rsidRPr="00A60279">
              <w:rPr>
                <w:rFonts w:ascii="Consolas" w:hAnsi="Consolas"/>
              </w:rPr>
              <w:t>作者</w:t>
            </w:r>
          </w:p>
        </w:tc>
      </w:tr>
      <w:tr w:rsidR="002D5966" w:rsidRPr="00A60279" w14:paraId="1A68A754" w14:textId="77777777" w:rsidTr="005013EF">
        <w:tc>
          <w:tcPr>
            <w:tcW w:w="675" w:type="dxa"/>
            <w:shd w:val="clear" w:color="auto" w:fill="auto"/>
          </w:tcPr>
          <w:p w14:paraId="1B516037" w14:textId="77777777" w:rsidR="002D5966" w:rsidRPr="00A60279" w:rsidRDefault="002D5966" w:rsidP="005013EF">
            <w:pPr>
              <w:spacing w:line="360" w:lineRule="auto"/>
              <w:jc w:val="center"/>
              <w:rPr>
                <w:rFonts w:ascii="Consolas" w:hAnsi="Consolas"/>
                <w:szCs w:val="21"/>
              </w:rPr>
            </w:pPr>
            <w:r w:rsidRPr="00A60279">
              <w:rPr>
                <w:rFonts w:ascii="Consolas" w:hAnsi="Consolas"/>
                <w:szCs w:val="21"/>
              </w:rPr>
              <w:t>1</w:t>
            </w:r>
          </w:p>
        </w:tc>
        <w:tc>
          <w:tcPr>
            <w:tcW w:w="6521" w:type="dxa"/>
            <w:shd w:val="clear" w:color="auto" w:fill="auto"/>
          </w:tcPr>
          <w:p w14:paraId="1BE4E59D" w14:textId="77777777" w:rsidR="002D5966" w:rsidRPr="00A60279" w:rsidRDefault="002D5966" w:rsidP="005013EF">
            <w:pPr>
              <w:spacing w:line="360" w:lineRule="auto"/>
              <w:jc w:val="left"/>
              <w:rPr>
                <w:rFonts w:ascii="Consolas" w:hAnsi="Consolas"/>
                <w:szCs w:val="21"/>
              </w:rPr>
            </w:pPr>
            <w:r w:rsidRPr="00A60279">
              <w:rPr>
                <w:rFonts w:ascii="Consolas" w:hAnsi="Consolas"/>
                <w:szCs w:val="21"/>
              </w:rPr>
              <w:t>《软件工程（第三版）》，高等教育出版社，</w:t>
            </w:r>
            <w:r w:rsidRPr="00A60279">
              <w:rPr>
                <w:rFonts w:ascii="Consolas" w:hAnsi="Consolas"/>
                <w:szCs w:val="21"/>
              </w:rPr>
              <w:t>2012</w:t>
            </w:r>
          </w:p>
        </w:tc>
        <w:tc>
          <w:tcPr>
            <w:tcW w:w="1326" w:type="dxa"/>
            <w:shd w:val="clear" w:color="auto" w:fill="auto"/>
          </w:tcPr>
          <w:p w14:paraId="37498463" w14:textId="77777777" w:rsidR="002D5966" w:rsidRPr="00A60279" w:rsidRDefault="002D5966" w:rsidP="005013EF">
            <w:pPr>
              <w:spacing w:line="360" w:lineRule="auto"/>
              <w:jc w:val="left"/>
              <w:rPr>
                <w:rFonts w:ascii="Consolas" w:hAnsi="Consolas"/>
                <w:szCs w:val="21"/>
              </w:rPr>
            </w:pPr>
            <w:r w:rsidRPr="00A60279">
              <w:rPr>
                <w:rFonts w:ascii="Consolas" w:hAnsi="Consolas"/>
                <w:szCs w:val="21"/>
              </w:rPr>
              <w:t>齐治昌等</w:t>
            </w:r>
          </w:p>
        </w:tc>
      </w:tr>
      <w:tr w:rsidR="002D5966" w:rsidRPr="00A60279" w14:paraId="31F17639" w14:textId="77777777" w:rsidTr="005013EF">
        <w:tc>
          <w:tcPr>
            <w:tcW w:w="675" w:type="dxa"/>
            <w:shd w:val="clear" w:color="auto" w:fill="auto"/>
          </w:tcPr>
          <w:p w14:paraId="3BE8016E" w14:textId="77777777" w:rsidR="002D5966" w:rsidRPr="00A60279" w:rsidRDefault="002D5966" w:rsidP="005013EF">
            <w:pPr>
              <w:spacing w:line="360" w:lineRule="auto"/>
              <w:jc w:val="center"/>
              <w:rPr>
                <w:rFonts w:ascii="Consolas" w:hAnsi="Consolas"/>
                <w:szCs w:val="21"/>
              </w:rPr>
            </w:pPr>
            <w:r w:rsidRPr="00A60279">
              <w:rPr>
                <w:rFonts w:ascii="Consolas" w:hAnsi="Consolas"/>
                <w:szCs w:val="21"/>
              </w:rPr>
              <w:t>2</w:t>
            </w:r>
          </w:p>
        </w:tc>
        <w:tc>
          <w:tcPr>
            <w:tcW w:w="6521" w:type="dxa"/>
            <w:shd w:val="clear" w:color="auto" w:fill="auto"/>
          </w:tcPr>
          <w:p w14:paraId="4E8BB07A" w14:textId="77777777" w:rsidR="002D5966" w:rsidRPr="00A60279" w:rsidRDefault="002D5966" w:rsidP="005013EF">
            <w:pPr>
              <w:spacing w:line="360" w:lineRule="auto"/>
              <w:rPr>
                <w:rFonts w:ascii="Consolas" w:hAnsi="Consolas"/>
                <w:szCs w:val="21"/>
              </w:rPr>
            </w:pPr>
            <w:r w:rsidRPr="00A60279">
              <w:rPr>
                <w:rFonts w:ascii="Consolas" w:hAnsi="Consolas"/>
                <w:szCs w:val="21"/>
              </w:rPr>
              <w:t>《</w:t>
            </w:r>
            <w:r w:rsidRPr="00A60279">
              <w:rPr>
                <w:rFonts w:ascii="Consolas" w:hAnsi="Consolas"/>
              </w:rPr>
              <w:t>构建之法（第二版）</w:t>
            </w:r>
            <w:r w:rsidRPr="00A60279">
              <w:rPr>
                <w:rFonts w:ascii="Consolas" w:hAnsi="Consolas"/>
                <w:szCs w:val="21"/>
              </w:rPr>
              <w:t>》，人民邮电出版社，</w:t>
            </w:r>
            <w:r w:rsidRPr="00A60279">
              <w:rPr>
                <w:rFonts w:ascii="Consolas" w:hAnsi="Consolas"/>
                <w:szCs w:val="21"/>
              </w:rPr>
              <w:t>2015</w:t>
            </w:r>
          </w:p>
        </w:tc>
        <w:tc>
          <w:tcPr>
            <w:tcW w:w="1326" w:type="dxa"/>
            <w:shd w:val="clear" w:color="auto" w:fill="auto"/>
          </w:tcPr>
          <w:p w14:paraId="5FFE1827" w14:textId="77777777" w:rsidR="002D5966" w:rsidRPr="00A60279" w:rsidRDefault="002D5966" w:rsidP="005013EF">
            <w:pPr>
              <w:spacing w:line="360" w:lineRule="auto"/>
              <w:rPr>
                <w:rFonts w:ascii="Consolas" w:hAnsi="Consolas"/>
                <w:szCs w:val="21"/>
              </w:rPr>
            </w:pPr>
            <w:r w:rsidRPr="00A60279">
              <w:rPr>
                <w:rFonts w:ascii="Consolas" w:hAnsi="Consolas"/>
                <w:szCs w:val="21"/>
              </w:rPr>
              <w:t>邹欣</w:t>
            </w:r>
          </w:p>
        </w:tc>
      </w:tr>
      <w:tr w:rsidR="002D5966" w:rsidRPr="00A60279" w14:paraId="31BBC97A" w14:textId="77777777" w:rsidTr="005013EF">
        <w:tc>
          <w:tcPr>
            <w:tcW w:w="675" w:type="dxa"/>
            <w:shd w:val="clear" w:color="auto" w:fill="auto"/>
          </w:tcPr>
          <w:p w14:paraId="17512B52" w14:textId="77777777" w:rsidR="002D5966" w:rsidRPr="00A60279" w:rsidRDefault="002D5966" w:rsidP="005013EF">
            <w:pPr>
              <w:spacing w:line="360" w:lineRule="auto"/>
              <w:jc w:val="center"/>
              <w:rPr>
                <w:rFonts w:ascii="Consolas" w:hAnsi="Consolas"/>
                <w:szCs w:val="21"/>
              </w:rPr>
            </w:pPr>
            <w:r w:rsidRPr="00A60279">
              <w:rPr>
                <w:rFonts w:ascii="Consolas" w:hAnsi="Consolas"/>
                <w:szCs w:val="21"/>
              </w:rPr>
              <w:t>3</w:t>
            </w:r>
          </w:p>
        </w:tc>
        <w:tc>
          <w:tcPr>
            <w:tcW w:w="6521" w:type="dxa"/>
            <w:shd w:val="clear" w:color="auto" w:fill="auto"/>
          </w:tcPr>
          <w:p w14:paraId="1FF7AEA0" w14:textId="77777777" w:rsidR="002D5966" w:rsidRPr="00A60279" w:rsidRDefault="002D5966" w:rsidP="005013EF">
            <w:pPr>
              <w:spacing w:line="360" w:lineRule="auto"/>
              <w:rPr>
                <w:rFonts w:ascii="Consolas" w:hAnsi="Consolas"/>
                <w:szCs w:val="21"/>
              </w:rPr>
            </w:pPr>
            <w:r w:rsidRPr="00A60279">
              <w:rPr>
                <w:rFonts w:ascii="Consolas" w:hAnsi="Consolas"/>
                <w:szCs w:val="21"/>
              </w:rPr>
              <w:t>《</w:t>
            </w:r>
            <w:r w:rsidRPr="00A60279">
              <w:rPr>
                <w:rFonts w:ascii="Consolas" w:hAnsi="Consolas"/>
                <w:szCs w:val="21"/>
              </w:rPr>
              <w:t>Test-Driven Development with Python</w:t>
            </w:r>
            <w:r w:rsidRPr="00A60279">
              <w:rPr>
                <w:rFonts w:ascii="Consolas" w:hAnsi="Consolas"/>
                <w:szCs w:val="21"/>
              </w:rPr>
              <w:t>》，</w:t>
            </w:r>
            <w:r w:rsidRPr="00A60279">
              <w:rPr>
                <w:rFonts w:ascii="Consolas" w:hAnsi="Consolas"/>
                <w:szCs w:val="21"/>
              </w:rPr>
              <w:t>O'Reilly</w:t>
            </w:r>
            <w:r w:rsidRPr="00A60279">
              <w:rPr>
                <w:rFonts w:ascii="Consolas" w:hAnsi="Consolas"/>
                <w:szCs w:val="21"/>
              </w:rPr>
              <w:t>，</w:t>
            </w:r>
            <w:r w:rsidRPr="00A60279">
              <w:rPr>
                <w:rFonts w:ascii="Consolas" w:hAnsi="Consolas"/>
                <w:szCs w:val="21"/>
              </w:rPr>
              <w:t>2014</w:t>
            </w:r>
          </w:p>
        </w:tc>
        <w:tc>
          <w:tcPr>
            <w:tcW w:w="1326" w:type="dxa"/>
            <w:shd w:val="clear" w:color="auto" w:fill="auto"/>
          </w:tcPr>
          <w:p w14:paraId="7BF2EEB0" w14:textId="77777777" w:rsidR="002D5966" w:rsidRPr="00A60279" w:rsidRDefault="002D5966" w:rsidP="005013EF">
            <w:pPr>
              <w:spacing w:line="360" w:lineRule="auto"/>
              <w:rPr>
                <w:rFonts w:ascii="Consolas" w:hAnsi="Consolas"/>
                <w:szCs w:val="21"/>
              </w:rPr>
            </w:pPr>
            <w:r w:rsidRPr="00A60279">
              <w:rPr>
                <w:rFonts w:ascii="Consolas" w:hAnsi="Consolas"/>
                <w:szCs w:val="21"/>
              </w:rPr>
              <w:t xml:space="preserve">Harry J. W </w:t>
            </w:r>
          </w:p>
        </w:tc>
      </w:tr>
    </w:tbl>
    <w:p w14:paraId="0C2D2AC2" w14:textId="77777777" w:rsidR="0031296C" w:rsidRPr="00A60279" w:rsidRDefault="0031296C" w:rsidP="00A76F3F">
      <w:pPr>
        <w:spacing w:line="360" w:lineRule="auto"/>
        <w:rPr>
          <w:rFonts w:ascii="Consolas" w:hAnsi="Consolas" w:cs="宋体"/>
        </w:rPr>
      </w:pPr>
    </w:p>
    <w:p w14:paraId="3BCE1B5C" w14:textId="77777777" w:rsidR="0031296C" w:rsidRPr="00A60279" w:rsidRDefault="0031296C" w:rsidP="00A76F3F">
      <w:pPr>
        <w:pStyle w:val="1"/>
        <w:spacing w:line="360" w:lineRule="auto"/>
        <w:rPr>
          <w:rFonts w:ascii="Consolas" w:hAnsi="Consolas" w:cs="宋体"/>
        </w:rPr>
      </w:pPr>
      <w:bookmarkStart w:id="10" w:name="_Toc238547120"/>
      <w:bookmarkStart w:id="11" w:name="_Toc433443391"/>
      <w:r w:rsidRPr="00A60279">
        <w:rPr>
          <w:rFonts w:ascii="Consolas" w:hAnsi="Consolas" w:cs="宋体"/>
        </w:rPr>
        <w:lastRenderedPageBreak/>
        <w:t>2</w:t>
      </w:r>
      <w:r w:rsidRPr="00A60279">
        <w:rPr>
          <w:rFonts w:ascii="Consolas" w:hAnsi="Consolas" w:cs="宋体"/>
        </w:rPr>
        <w:t>系统结构模型</w:t>
      </w:r>
      <w:bookmarkEnd w:id="10"/>
      <w:bookmarkEnd w:id="11"/>
    </w:p>
    <w:p w14:paraId="6CFC6BD1" w14:textId="77777777" w:rsidR="0031296C" w:rsidRPr="00A60279" w:rsidRDefault="0031296C" w:rsidP="00A76F3F">
      <w:pPr>
        <w:pStyle w:val="2"/>
        <w:rPr>
          <w:rFonts w:ascii="Consolas" w:hAnsi="Consolas"/>
        </w:rPr>
      </w:pPr>
      <w:bookmarkStart w:id="12" w:name="_Toc238547121"/>
      <w:bookmarkStart w:id="13" w:name="_Toc433443392"/>
      <w:r w:rsidRPr="00A60279">
        <w:rPr>
          <w:rFonts w:ascii="Consolas" w:hAnsi="Consolas"/>
        </w:rPr>
        <w:t>2.1</w:t>
      </w:r>
      <w:r w:rsidRPr="00A60279">
        <w:rPr>
          <w:rFonts w:ascii="Consolas" w:hAnsi="Consolas"/>
        </w:rPr>
        <w:t>初始对象表</w:t>
      </w:r>
      <w:bookmarkEnd w:id="12"/>
      <w:bookmarkEnd w:id="13"/>
    </w:p>
    <w:p w14:paraId="2AC11123" w14:textId="77777777" w:rsidR="0031296C" w:rsidRPr="005A51AF" w:rsidRDefault="00FC7589" w:rsidP="00A76F3F">
      <w:pPr>
        <w:spacing w:line="360" w:lineRule="auto"/>
        <w:rPr>
          <w:rFonts w:ascii="Consolas" w:hAnsi="Consolas"/>
        </w:rPr>
      </w:pPr>
      <w:r>
        <w:rPr>
          <w:rFonts w:ascii="Consolas" w:hAnsi="Consolas"/>
          <w:noProof/>
        </w:rPr>
        <w:drawing>
          <wp:inline distT="0" distB="0" distL="0" distR="0" wp14:anchorId="6FCB7111" wp14:editId="6ABD970E">
            <wp:extent cx="6532433" cy="35509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Diagram1.jpg"/>
                    <pic:cNvPicPr/>
                  </pic:nvPicPr>
                  <pic:blipFill>
                    <a:blip r:embed="rId14">
                      <a:extLst>
                        <a:ext uri="{28A0092B-C50C-407E-A947-70E740481C1C}">
                          <a14:useLocalDpi xmlns:a14="http://schemas.microsoft.com/office/drawing/2010/main" val="0"/>
                        </a:ext>
                      </a:extLst>
                    </a:blip>
                    <a:stretch>
                      <a:fillRect/>
                    </a:stretch>
                  </pic:blipFill>
                  <pic:spPr>
                    <a:xfrm>
                      <a:off x="0" y="0"/>
                      <a:ext cx="6544937" cy="3557717"/>
                    </a:xfrm>
                    <a:prstGeom prst="rect">
                      <a:avLst/>
                    </a:prstGeom>
                  </pic:spPr>
                </pic:pic>
              </a:graphicData>
            </a:graphic>
          </wp:inline>
        </w:drawing>
      </w:r>
    </w:p>
    <w:p w14:paraId="4BBB27E2" w14:textId="77777777" w:rsidR="00E206AE" w:rsidRPr="00A60279" w:rsidRDefault="00E206AE" w:rsidP="00A76F3F">
      <w:pPr>
        <w:spacing w:line="360" w:lineRule="auto"/>
        <w:rPr>
          <w:rFonts w:ascii="Consolas" w:hAnsi="Consolas"/>
        </w:rPr>
      </w:pPr>
    </w:p>
    <w:p w14:paraId="65F5DD78" w14:textId="77777777" w:rsidR="0024607F" w:rsidRPr="00A60279" w:rsidRDefault="0031296C" w:rsidP="00A76F3F">
      <w:pPr>
        <w:spacing w:line="360" w:lineRule="auto"/>
        <w:rPr>
          <w:rFonts w:ascii="Consolas" w:hAnsi="Consolas" w:cs="宋体"/>
        </w:rPr>
      </w:pPr>
      <w:bookmarkStart w:id="14" w:name="_Toc238547122"/>
      <w:r w:rsidRPr="00A60279">
        <w:rPr>
          <w:rFonts w:ascii="Consolas" w:hAnsi="Consolas" w:cs="宋体"/>
        </w:rPr>
        <w:t>初始对象</w:t>
      </w:r>
      <w:r w:rsidRPr="00A60279">
        <w:rPr>
          <w:rFonts w:ascii="Consolas" w:hAnsi="Consolas" w:cs="宋体"/>
        </w:rPr>
        <w:t>/</w:t>
      </w:r>
      <w:r w:rsidR="00E206AE" w:rsidRPr="00A60279">
        <w:rPr>
          <w:rFonts w:ascii="Consolas" w:hAnsi="Consolas" w:cs="宋体"/>
        </w:rPr>
        <w:t>类表</w:t>
      </w:r>
      <w:r w:rsidRPr="00A60279">
        <w:rPr>
          <w:rFonts w:ascii="Consolas" w:hAnsi="Consolas" w:cs="宋体"/>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1859"/>
        <w:gridCol w:w="5295"/>
      </w:tblGrid>
      <w:tr w:rsidR="0031296C" w:rsidRPr="00A60279" w14:paraId="57242284" w14:textId="77777777" w:rsidTr="008F4D85">
        <w:tc>
          <w:tcPr>
            <w:tcW w:w="1368" w:type="dxa"/>
          </w:tcPr>
          <w:p w14:paraId="243E32AA" w14:textId="77777777" w:rsidR="0031296C" w:rsidRPr="00A60279" w:rsidRDefault="0031296C" w:rsidP="00A76F3F">
            <w:pPr>
              <w:spacing w:line="360" w:lineRule="auto"/>
              <w:rPr>
                <w:rFonts w:ascii="Consolas" w:hAnsi="Consolas" w:cs="宋体"/>
              </w:rPr>
            </w:pPr>
            <w:r w:rsidRPr="00A60279">
              <w:rPr>
                <w:rFonts w:ascii="Consolas" w:hAnsi="Consolas" w:cs="宋体"/>
              </w:rPr>
              <w:t>可能的类</w:t>
            </w:r>
          </w:p>
        </w:tc>
        <w:tc>
          <w:tcPr>
            <w:tcW w:w="1859" w:type="dxa"/>
          </w:tcPr>
          <w:p w14:paraId="012A7715" w14:textId="77777777" w:rsidR="0031296C" w:rsidRPr="00A60279" w:rsidRDefault="0031296C" w:rsidP="00A76F3F">
            <w:pPr>
              <w:spacing w:line="360" w:lineRule="auto"/>
              <w:jc w:val="center"/>
              <w:rPr>
                <w:rFonts w:ascii="Consolas" w:hAnsi="Consolas" w:cs="宋体"/>
              </w:rPr>
            </w:pPr>
            <w:r w:rsidRPr="00A60279">
              <w:rPr>
                <w:rFonts w:ascii="Consolas" w:hAnsi="Consolas" w:cs="宋体"/>
              </w:rPr>
              <w:t>英文类名</w:t>
            </w:r>
          </w:p>
        </w:tc>
        <w:tc>
          <w:tcPr>
            <w:tcW w:w="5295" w:type="dxa"/>
          </w:tcPr>
          <w:p w14:paraId="55271381" w14:textId="77777777" w:rsidR="0031296C" w:rsidRPr="00A60279" w:rsidRDefault="0031296C" w:rsidP="00A76F3F">
            <w:pPr>
              <w:spacing w:line="360" w:lineRule="auto"/>
              <w:jc w:val="center"/>
              <w:rPr>
                <w:rFonts w:ascii="Consolas" w:hAnsi="Consolas" w:cs="宋体"/>
              </w:rPr>
            </w:pPr>
            <w:r w:rsidRPr="00A60279">
              <w:rPr>
                <w:rFonts w:ascii="Consolas" w:hAnsi="Consolas" w:cs="宋体"/>
              </w:rPr>
              <w:t>简单描述</w:t>
            </w:r>
          </w:p>
        </w:tc>
      </w:tr>
      <w:tr w:rsidR="00E206AE" w:rsidRPr="00A60279" w14:paraId="20113DC6" w14:textId="77777777" w:rsidTr="008F4D85">
        <w:tc>
          <w:tcPr>
            <w:tcW w:w="1368" w:type="dxa"/>
          </w:tcPr>
          <w:p w14:paraId="204D016A" w14:textId="77777777" w:rsidR="00E206AE" w:rsidRPr="00A60279" w:rsidRDefault="000B5098" w:rsidP="00A76F3F">
            <w:pPr>
              <w:spacing w:line="360" w:lineRule="auto"/>
              <w:rPr>
                <w:rFonts w:ascii="Consolas" w:hAnsi="Consolas" w:cs="宋体"/>
              </w:rPr>
            </w:pPr>
            <w:r w:rsidRPr="00A60279">
              <w:rPr>
                <w:rFonts w:ascii="Consolas" w:hAnsi="Consolas" w:cs="宋体"/>
              </w:rPr>
              <w:t>用户</w:t>
            </w:r>
          </w:p>
        </w:tc>
        <w:tc>
          <w:tcPr>
            <w:tcW w:w="1859" w:type="dxa"/>
          </w:tcPr>
          <w:p w14:paraId="453C02B8" w14:textId="77777777" w:rsidR="00E206AE" w:rsidRPr="00A60279" w:rsidRDefault="000B5098" w:rsidP="00A76F3F">
            <w:pPr>
              <w:spacing w:line="360" w:lineRule="auto"/>
              <w:rPr>
                <w:rFonts w:ascii="Consolas" w:hAnsi="Consolas" w:cs="宋体"/>
              </w:rPr>
            </w:pPr>
            <w:r w:rsidRPr="00A60279">
              <w:rPr>
                <w:rFonts w:ascii="Consolas" w:hAnsi="Consolas" w:cs="宋体"/>
              </w:rPr>
              <w:t>User</w:t>
            </w:r>
          </w:p>
        </w:tc>
        <w:tc>
          <w:tcPr>
            <w:tcW w:w="5295" w:type="dxa"/>
          </w:tcPr>
          <w:p w14:paraId="2A412410" w14:textId="77777777" w:rsidR="00E206AE" w:rsidRPr="00A60279" w:rsidRDefault="00404069" w:rsidP="00A76F3F">
            <w:pPr>
              <w:spacing w:line="360" w:lineRule="auto"/>
              <w:rPr>
                <w:rFonts w:ascii="Consolas" w:hAnsi="Consolas" w:cs="宋体"/>
              </w:rPr>
            </w:pPr>
            <w:r>
              <w:rPr>
                <w:rFonts w:ascii="Consolas" w:hAnsi="Consolas" w:cs="宋体" w:hint="eastAsia"/>
              </w:rPr>
              <w:t>该类</w:t>
            </w:r>
            <w:r w:rsidR="009F5E7F">
              <w:rPr>
                <w:rFonts w:ascii="Consolas" w:hAnsi="Consolas" w:cs="宋体" w:hint="eastAsia"/>
              </w:rPr>
              <w:t>是管理员类</w:t>
            </w:r>
            <w:r w:rsidR="006205C7">
              <w:rPr>
                <w:rFonts w:ascii="Consolas" w:hAnsi="Consolas" w:cs="宋体" w:hint="eastAsia"/>
              </w:rPr>
              <w:t>、学生</w:t>
            </w:r>
            <w:r w:rsidR="009F5E7F">
              <w:rPr>
                <w:rFonts w:ascii="Consolas" w:hAnsi="Consolas" w:cs="宋体" w:hint="eastAsia"/>
              </w:rPr>
              <w:t>类</w:t>
            </w:r>
            <w:r w:rsidR="006205C7">
              <w:rPr>
                <w:rFonts w:ascii="Consolas" w:hAnsi="Consolas" w:cs="宋体" w:hint="eastAsia"/>
              </w:rPr>
              <w:t>和食堂经理类</w:t>
            </w:r>
            <w:r w:rsidR="009F5E7F">
              <w:rPr>
                <w:rFonts w:ascii="Consolas" w:hAnsi="Consolas" w:cs="宋体" w:hint="eastAsia"/>
              </w:rPr>
              <w:t>的基类，用于提供两个类共有的属性和操作</w:t>
            </w:r>
          </w:p>
        </w:tc>
      </w:tr>
      <w:tr w:rsidR="009F5E7F" w:rsidRPr="00A60279" w14:paraId="280C234B" w14:textId="77777777" w:rsidTr="008F4D85">
        <w:tc>
          <w:tcPr>
            <w:tcW w:w="1368" w:type="dxa"/>
          </w:tcPr>
          <w:p w14:paraId="507BA51A" w14:textId="77777777" w:rsidR="009F5E7F" w:rsidRPr="00A60279" w:rsidRDefault="009F5E7F" w:rsidP="00A76F3F">
            <w:pPr>
              <w:spacing w:line="360" w:lineRule="auto"/>
              <w:rPr>
                <w:rFonts w:ascii="Consolas" w:hAnsi="Consolas" w:cs="宋体"/>
              </w:rPr>
            </w:pPr>
            <w:r>
              <w:rPr>
                <w:rFonts w:ascii="Consolas" w:hAnsi="Consolas" w:cs="宋体" w:hint="eastAsia"/>
              </w:rPr>
              <w:t>管理员</w:t>
            </w:r>
          </w:p>
        </w:tc>
        <w:tc>
          <w:tcPr>
            <w:tcW w:w="1859" w:type="dxa"/>
          </w:tcPr>
          <w:p w14:paraId="3279BDEC" w14:textId="77777777" w:rsidR="009F5E7F" w:rsidRPr="00A60279" w:rsidRDefault="009F5E7F" w:rsidP="00A76F3F">
            <w:pPr>
              <w:spacing w:line="360" w:lineRule="auto"/>
              <w:rPr>
                <w:rFonts w:ascii="Consolas" w:hAnsi="Consolas" w:cs="宋体"/>
              </w:rPr>
            </w:pPr>
            <w:r>
              <w:rPr>
                <w:rFonts w:ascii="Consolas" w:hAnsi="Consolas" w:cs="宋体" w:hint="eastAsia"/>
              </w:rPr>
              <w:t>Administrator</w:t>
            </w:r>
          </w:p>
        </w:tc>
        <w:tc>
          <w:tcPr>
            <w:tcW w:w="5295" w:type="dxa"/>
          </w:tcPr>
          <w:p w14:paraId="0377DAA8" w14:textId="77777777" w:rsidR="009F5E7F" w:rsidRDefault="009F5E7F" w:rsidP="00A76F3F">
            <w:pPr>
              <w:spacing w:line="360" w:lineRule="auto"/>
              <w:rPr>
                <w:rFonts w:ascii="Consolas" w:hAnsi="Consolas" w:cs="宋体"/>
              </w:rPr>
            </w:pPr>
            <w:r>
              <w:rPr>
                <w:rFonts w:ascii="Consolas" w:hAnsi="Consolas" w:cs="宋体" w:hint="eastAsia"/>
              </w:rPr>
              <w:t>该类用于对网站管理员信息提供一系列相关操作</w:t>
            </w:r>
          </w:p>
        </w:tc>
      </w:tr>
      <w:tr w:rsidR="009F5E7F" w:rsidRPr="00A60279" w14:paraId="3BA10B5B" w14:textId="77777777" w:rsidTr="008F4D85">
        <w:tc>
          <w:tcPr>
            <w:tcW w:w="1368" w:type="dxa"/>
          </w:tcPr>
          <w:p w14:paraId="74B2B9ED" w14:textId="77777777" w:rsidR="009F5E7F" w:rsidRPr="00A60279" w:rsidRDefault="006205C7" w:rsidP="00A76F3F">
            <w:pPr>
              <w:spacing w:line="360" w:lineRule="auto"/>
              <w:rPr>
                <w:rFonts w:ascii="Consolas" w:hAnsi="Consolas" w:cs="宋体"/>
              </w:rPr>
            </w:pPr>
            <w:r>
              <w:rPr>
                <w:rFonts w:ascii="Consolas" w:hAnsi="Consolas" w:cs="宋体" w:hint="eastAsia"/>
              </w:rPr>
              <w:t>学生类</w:t>
            </w:r>
          </w:p>
        </w:tc>
        <w:tc>
          <w:tcPr>
            <w:tcW w:w="1859" w:type="dxa"/>
          </w:tcPr>
          <w:p w14:paraId="0793B675" w14:textId="77777777" w:rsidR="009F5E7F" w:rsidRPr="00A60279" w:rsidRDefault="006205C7" w:rsidP="00A76F3F">
            <w:pPr>
              <w:spacing w:line="360" w:lineRule="auto"/>
              <w:rPr>
                <w:rFonts w:ascii="Consolas" w:hAnsi="Consolas" w:cs="宋体"/>
              </w:rPr>
            </w:pPr>
            <w:r>
              <w:rPr>
                <w:rFonts w:ascii="Consolas" w:hAnsi="Consolas" w:cs="宋体" w:hint="eastAsia"/>
              </w:rPr>
              <w:t>Student</w:t>
            </w:r>
          </w:p>
        </w:tc>
        <w:tc>
          <w:tcPr>
            <w:tcW w:w="5295" w:type="dxa"/>
          </w:tcPr>
          <w:p w14:paraId="48CB55A2" w14:textId="77777777" w:rsidR="009F5E7F" w:rsidRDefault="009F5E7F" w:rsidP="00A76F3F">
            <w:pPr>
              <w:spacing w:line="360" w:lineRule="auto"/>
              <w:rPr>
                <w:rFonts w:ascii="Consolas" w:hAnsi="Consolas" w:cs="宋体"/>
              </w:rPr>
            </w:pPr>
            <w:r>
              <w:rPr>
                <w:rFonts w:ascii="Consolas" w:hAnsi="Consolas" w:cs="宋体" w:hint="eastAsia"/>
              </w:rPr>
              <w:t>该类用于对网站</w:t>
            </w:r>
            <w:r w:rsidR="006205C7">
              <w:rPr>
                <w:rFonts w:ascii="Consolas" w:hAnsi="Consolas" w:cs="宋体" w:hint="eastAsia"/>
              </w:rPr>
              <w:t>学生</w:t>
            </w:r>
            <w:r>
              <w:rPr>
                <w:rFonts w:ascii="Consolas" w:hAnsi="Consolas" w:cs="宋体" w:hint="eastAsia"/>
              </w:rPr>
              <w:t>用户的信息提供管理操作</w:t>
            </w:r>
          </w:p>
        </w:tc>
      </w:tr>
      <w:tr w:rsidR="006205C7" w:rsidRPr="00A60279" w14:paraId="14216DCE" w14:textId="77777777" w:rsidTr="008F4D85">
        <w:tc>
          <w:tcPr>
            <w:tcW w:w="1368" w:type="dxa"/>
          </w:tcPr>
          <w:p w14:paraId="2C3D844B" w14:textId="77777777" w:rsidR="006205C7" w:rsidRPr="006205C7" w:rsidRDefault="006205C7" w:rsidP="00A76F3F">
            <w:pPr>
              <w:spacing w:line="360" w:lineRule="auto"/>
              <w:rPr>
                <w:rFonts w:ascii="Consolas" w:hAnsi="Consolas" w:cs="宋体"/>
              </w:rPr>
            </w:pPr>
            <w:r>
              <w:rPr>
                <w:rFonts w:ascii="Consolas" w:hAnsi="Consolas" w:cs="宋体" w:hint="eastAsia"/>
              </w:rPr>
              <w:t>食堂经理类</w:t>
            </w:r>
          </w:p>
        </w:tc>
        <w:tc>
          <w:tcPr>
            <w:tcW w:w="1859" w:type="dxa"/>
          </w:tcPr>
          <w:p w14:paraId="4F08E9BE" w14:textId="77777777" w:rsidR="006205C7" w:rsidRDefault="006205C7" w:rsidP="00A76F3F">
            <w:pPr>
              <w:spacing w:line="360" w:lineRule="auto"/>
              <w:rPr>
                <w:rFonts w:ascii="Consolas" w:hAnsi="Consolas" w:cs="宋体"/>
              </w:rPr>
            </w:pPr>
            <w:r>
              <w:rPr>
                <w:rFonts w:ascii="Consolas" w:hAnsi="Consolas" w:cs="宋体" w:hint="eastAsia"/>
              </w:rPr>
              <w:t>Manager</w:t>
            </w:r>
          </w:p>
        </w:tc>
        <w:tc>
          <w:tcPr>
            <w:tcW w:w="5295" w:type="dxa"/>
          </w:tcPr>
          <w:p w14:paraId="23FBF637" w14:textId="77777777" w:rsidR="006205C7" w:rsidRDefault="006205C7" w:rsidP="00A76F3F">
            <w:pPr>
              <w:spacing w:line="360" w:lineRule="auto"/>
              <w:rPr>
                <w:rFonts w:ascii="Consolas" w:hAnsi="Consolas" w:cs="宋体"/>
              </w:rPr>
            </w:pPr>
            <w:r>
              <w:rPr>
                <w:rFonts w:ascii="Consolas" w:hAnsi="Consolas" w:cs="宋体" w:hint="eastAsia"/>
              </w:rPr>
              <w:t>该类用于对网站食堂经理用户的信息提供管理操作</w:t>
            </w:r>
          </w:p>
        </w:tc>
      </w:tr>
      <w:tr w:rsidR="00BB3339" w:rsidRPr="00A60279" w14:paraId="1412F8AA" w14:textId="77777777" w:rsidTr="008F4D85">
        <w:tc>
          <w:tcPr>
            <w:tcW w:w="1368" w:type="dxa"/>
          </w:tcPr>
          <w:p w14:paraId="617E38CC" w14:textId="77777777" w:rsidR="00BB3339" w:rsidRPr="00A60279" w:rsidRDefault="006205C7" w:rsidP="00A76F3F">
            <w:pPr>
              <w:spacing w:line="360" w:lineRule="auto"/>
              <w:rPr>
                <w:rFonts w:ascii="Consolas" w:hAnsi="Consolas" w:cs="宋体"/>
              </w:rPr>
            </w:pPr>
            <w:r>
              <w:rPr>
                <w:rFonts w:ascii="Consolas" w:hAnsi="Consolas" w:cs="宋体" w:hint="eastAsia"/>
              </w:rPr>
              <w:t>菜品</w:t>
            </w:r>
          </w:p>
        </w:tc>
        <w:tc>
          <w:tcPr>
            <w:tcW w:w="1859" w:type="dxa"/>
          </w:tcPr>
          <w:p w14:paraId="4255D675" w14:textId="77777777" w:rsidR="00BB3339" w:rsidRPr="00A60279" w:rsidRDefault="006205C7" w:rsidP="00A76F3F">
            <w:pPr>
              <w:spacing w:line="360" w:lineRule="auto"/>
              <w:rPr>
                <w:rFonts w:ascii="Consolas" w:hAnsi="Consolas" w:cs="宋体"/>
              </w:rPr>
            </w:pPr>
            <w:r>
              <w:rPr>
                <w:rFonts w:ascii="Consolas" w:hAnsi="Consolas" w:cs="宋体" w:hint="eastAsia"/>
              </w:rPr>
              <w:t>Food</w:t>
            </w:r>
          </w:p>
        </w:tc>
        <w:tc>
          <w:tcPr>
            <w:tcW w:w="5295" w:type="dxa"/>
          </w:tcPr>
          <w:p w14:paraId="72111301" w14:textId="77777777" w:rsidR="00BB3339" w:rsidRPr="00A60279" w:rsidRDefault="00404069" w:rsidP="006D50F5">
            <w:pPr>
              <w:spacing w:line="360" w:lineRule="auto"/>
              <w:rPr>
                <w:rFonts w:ascii="Consolas" w:hAnsi="Consolas" w:cs="宋体"/>
              </w:rPr>
            </w:pPr>
            <w:r>
              <w:rPr>
                <w:rFonts w:ascii="Consolas" w:hAnsi="Consolas" w:cs="宋体" w:hint="eastAsia"/>
              </w:rPr>
              <w:t>该类用于管理网站</w:t>
            </w:r>
            <w:r w:rsidR="006205C7">
              <w:rPr>
                <w:rFonts w:ascii="Consolas" w:hAnsi="Consolas" w:cs="宋体" w:hint="eastAsia"/>
              </w:rPr>
              <w:t>食堂经理</w:t>
            </w:r>
            <w:r>
              <w:rPr>
                <w:rFonts w:ascii="Consolas" w:hAnsi="Consolas" w:cs="宋体" w:hint="eastAsia"/>
              </w:rPr>
              <w:t>用户发布的</w:t>
            </w:r>
            <w:r w:rsidR="006205C7">
              <w:rPr>
                <w:rFonts w:ascii="Consolas" w:hAnsi="Consolas" w:cs="宋体" w:hint="eastAsia"/>
              </w:rPr>
              <w:t>菜品信息</w:t>
            </w:r>
            <w:r>
              <w:rPr>
                <w:rFonts w:ascii="Consolas" w:hAnsi="Consolas" w:cs="宋体" w:hint="eastAsia"/>
              </w:rPr>
              <w:t>，对</w:t>
            </w:r>
            <w:r w:rsidR="006205C7">
              <w:rPr>
                <w:rFonts w:ascii="Consolas" w:hAnsi="Consolas" w:cs="宋体" w:hint="eastAsia"/>
              </w:rPr>
              <w:t>菜品</w:t>
            </w:r>
            <w:r>
              <w:rPr>
                <w:rFonts w:ascii="Consolas" w:hAnsi="Consolas" w:cs="宋体" w:hint="eastAsia"/>
              </w:rPr>
              <w:t>进行一系列相关操作</w:t>
            </w:r>
          </w:p>
        </w:tc>
      </w:tr>
      <w:tr w:rsidR="00BB3339" w:rsidRPr="00A60279" w14:paraId="07AD0135" w14:textId="77777777" w:rsidTr="008F4D85">
        <w:tc>
          <w:tcPr>
            <w:tcW w:w="1368" w:type="dxa"/>
          </w:tcPr>
          <w:p w14:paraId="36DA496E" w14:textId="77777777" w:rsidR="00BB3339" w:rsidRPr="00A60279" w:rsidRDefault="003B16DF" w:rsidP="00A76F3F">
            <w:pPr>
              <w:spacing w:line="360" w:lineRule="auto"/>
              <w:rPr>
                <w:rFonts w:ascii="Consolas" w:hAnsi="Consolas" w:cs="宋体"/>
              </w:rPr>
            </w:pPr>
            <w:r w:rsidRPr="00A60279">
              <w:rPr>
                <w:rFonts w:ascii="Consolas" w:hAnsi="Consolas" w:cs="宋体"/>
              </w:rPr>
              <w:t>评论</w:t>
            </w:r>
          </w:p>
        </w:tc>
        <w:tc>
          <w:tcPr>
            <w:tcW w:w="1859" w:type="dxa"/>
          </w:tcPr>
          <w:p w14:paraId="6F3FD939" w14:textId="77777777" w:rsidR="00BB3339" w:rsidRPr="00A60279" w:rsidRDefault="003B16DF" w:rsidP="00A76F3F">
            <w:pPr>
              <w:spacing w:line="360" w:lineRule="auto"/>
              <w:rPr>
                <w:rFonts w:ascii="Consolas" w:hAnsi="Consolas" w:cs="宋体"/>
              </w:rPr>
            </w:pPr>
            <w:r w:rsidRPr="00A60279">
              <w:rPr>
                <w:rFonts w:ascii="Consolas" w:hAnsi="Consolas" w:cs="宋体"/>
              </w:rPr>
              <w:t>Comment</w:t>
            </w:r>
          </w:p>
        </w:tc>
        <w:tc>
          <w:tcPr>
            <w:tcW w:w="5295" w:type="dxa"/>
          </w:tcPr>
          <w:p w14:paraId="7F7D5EDB" w14:textId="77777777" w:rsidR="00BB3339" w:rsidRPr="00A60279" w:rsidRDefault="00404069" w:rsidP="006D50F5">
            <w:pPr>
              <w:spacing w:line="360" w:lineRule="auto"/>
              <w:rPr>
                <w:rFonts w:ascii="Consolas" w:hAnsi="Consolas" w:cs="宋体"/>
              </w:rPr>
            </w:pPr>
            <w:r>
              <w:rPr>
                <w:rFonts w:ascii="Consolas" w:hAnsi="Consolas" w:cs="宋体" w:hint="eastAsia"/>
              </w:rPr>
              <w:t>该类用用管理网站注册</w:t>
            </w:r>
            <w:r w:rsidR="006205C7">
              <w:rPr>
                <w:rFonts w:ascii="Consolas" w:hAnsi="Consolas" w:cs="宋体" w:hint="eastAsia"/>
              </w:rPr>
              <w:t>学生</w:t>
            </w:r>
            <w:r>
              <w:rPr>
                <w:rFonts w:ascii="Consolas" w:hAnsi="Consolas" w:cs="宋体" w:hint="eastAsia"/>
              </w:rPr>
              <w:t>用户发布的评论，对评论进行一系列相关操作</w:t>
            </w:r>
          </w:p>
        </w:tc>
      </w:tr>
      <w:tr w:rsidR="00BB3339" w:rsidRPr="00A60279" w14:paraId="64905AAB" w14:textId="77777777" w:rsidTr="008F4D85">
        <w:tc>
          <w:tcPr>
            <w:tcW w:w="1368" w:type="dxa"/>
          </w:tcPr>
          <w:p w14:paraId="1313F54B" w14:textId="77777777" w:rsidR="00BB3339" w:rsidRPr="00A60279" w:rsidRDefault="006205C7" w:rsidP="00A76F3F">
            <w:pPr>
              <w:spacing w:line="360" w:lineRule="auto"/>
              <w:rPr>
                <w:rFonts w:ascii="Consolas" w:hAnsi="Consolas" w:cs="宋体"/>
              </w:rPr>
            </w:pPr>
            <w:r>
              <w:rPr>
                <w:rFonts w:ascii="Consolas" w:hAnsi="Consolas" w:cs="宋体" w:hint="eastAsia"/>
              </w:rPr>
              <w:t>公告</w:t>
            </w:r>
          </w:p>
        </w:tc>
        <w:tc>
          <w:tcPr>
            <w:tcW w:w="1859" w:type="dxa"/>
          </w:tcPr>
          <w:p w14:paraId="7FB60A12" w14:textId="77777777" w:rsidR="00BB3339" w:rsidRPr="00A60279" w:rsidRDefault="00FC7589" w:rsidP="00A76F3F">
            <w:pPr>
              <w:spacing w:line="360" w:lineRule="auto"/>
              <w:rPr>
                <w:rFonts w:ascii="Consolas" w:hAnsi="Consolas" w:cs="宋体"/>
              </w:rPr>
            </w:pPr>
            <w:proofErr w:type="spellStart"/>
            <w:r>
              <w:rPr>
                <w:rFonts w:ascii="Consolas" w:hAnsi="Consolas" w:cs="宋体" w:hint="eastAsia"/>
              </w:rPr>
              <w:t>Bulletin</w:t>
            </w:r>
            <w:r w:rsidR="006205C7">
              <w:rPr>
                <w:rFonts w:ascii="Consolas" w:hAnsi="Consolas" w:cs="宋体"/>
              </w:rPr>
              <w:t>board</w:t>
            </w:r>
            <w:proofErr w:type="spellEnd"/>
          </w:p>
        </w:tc>
        <w:tc>
          <w:tcPr>
            <w:tcW w:w="5295" w:type="dxa"/>
          </w:tcPr>
          <w:p w14:paraId="05AD4DDA" w14:textId="77777777" w:rsidR="00BB3339" w:rsidRPr="00A60279" w:rsidRDefault="00404069" w:rsidP="00A76F3F">
            <w:pPr>
              <w:spacing w:line="360" w:lineRule="auto"/>
              <w:rPr>
                <w:rFonts w:ascii="Consolas" w:hAnsi="Consolas" w:cs="宋体"/>
              </w:rPr>
            </w:pPr>
            <w:r>
              <w:rPr>
                <w:rFonts w:ascii="Consolas" w:hAnsi="Consolas" w:cs="宋体" w:hint="eastAsia"/>
              </w:rPr>
              <w:t>该类用于对网站</w:t>
            </w:r>
            <w:r w:rsidR="006205C7">
              <w:rPr>
                <w:rFonts w:ascii="Consolas" w:hAnsi="Consolas" w:cs="宋体" w:hint="eastAsia"/>
              </w:rPr>
              <w:t>公告牌进行</w:t>
            </w:r>
            <w:r>
              <w:rPr>
                <w:rFonts w:ascii="Consolas" w:hAnsi="Consolas" w:cs="宋体" w:hint="eastAsia"/>
              </w:rPr>
              <w:t>操作</w:t>
            </w:r>
          </w:p>
        </w:tc>
      </w:tr>
      <w:tr w:rsidR="00FC7589" w:rsidRPr="00A60279" w14:paraId="4213BCE1" w14:textId="77777777" w:rsidTr="008F4D85">
        <w:tc>
          <w:tcPr>
            <w:tcW w:w="1368" w:type="dxa"/>
          </w:tcPr>
          <w:p w14:paraId="10F32DFD" w14:textId="77777777" w:rsidR="00FC7589" w:rsidRDefault="00FC7589" w:rsidP="00A76F3F">
            <w:pPr>
              <w:spacing w:line="360" w:lineRule="auto"/>
              <w:rPr>
                <w:rFonts w:ascii="Consolas" w:hAnsi="Consolas" w:cs="宋体"/>
              </w:rPr>
            </w:pPr>
            <w:r>
              <w:rPr>
                <w:rFonts w:ascii="Consolas" w:hAnsi="Consolas" w:cs="宋体" w:hint="eastAsia"/>
              </w:rPr>
              <w:lastRenderedPageBreak/>
              <w:t>留言板</w:t>
            </w:r>
          </w:p>
        </w:tc>
        <w:tc>
          <w:tcPr>
            <w:tcW w:w="1859" w:type="dxa"/>
          </w:tcPr>
          <w:p w14:paraId="5C37EA8C" w14:textId="77777777" w:rsidR="00FC7589" w:rsidRDefault="00FC7589" w:rsidP="00A76F3F">
            <w:pPr>
              <w:spacing w:line="360" w:lineRule="auto"/>
              <w:rPr>
                <w:rFonts w:ascii="Consolas" w:hAnsi="Consolas" w:cs="宋体"/>
              </w:rPr>
            </w:pPr>
            <w:proofErr w:type="spellStart"/>
            <w:r>
              <w:rPr>
                <w:rFonts w:ascii="Consolas" w:hAnsi="Consolas" w:cs="宋体"/>
              </w:rPr>
              <w:t>MessageBoard</w:t>
            </w:r>
            <w:proofErr w:type="spellEnd"/>
          </w:p>
        </w:tc>
        <w:tc>
          <w:tcPr>
            <w:tcW w:w="5295" w:type="dxa"/>
          </w:tcPr>
          <w:p w14:paraId="682DDA11" w14:textId="77777777" w:rsidR="00FC7589" w:rsidRDefault="00FC7589" w:rsidP="00A76F3F">
            <w:pPr>
              <w:spacing w:line="360" w:lineRule="auto"/>
              <w:rPr>
                <w:rFonts w:ascii="Consolas" w:hAnsi="Consolas" w:cs="宋体"/>
              </w:rPr>
            </w:pPr>
            <w:r>
              <w:rPr>
                <w:rFonts w:ascii="Consolas" w:hAnsi="Consolas" w:cs="宋体" w:hint="eastAsia"/>
              </w:rPr>
              <w:t>该类用于对留言板进行操作</w:t>
            </w:r>
          </w:p>
        </w:tc>
      </w:tr>
    </w:tbl>
    <w:p w14:paraId="0A41E380" w14:textId="77777777" w:rsidR="00E206AE" w:rsidRPr="00A60279" w:rsidRDefault="00E206AE" w:rsidP="00A76F3F">
      <w:pPr>
        <w:spacing w:line="360" w:lineRule="auto"/>
        <w:rPr>
          <w:rFonts w:ascii="Consolas" w:hAnsi="Consolas"/>
        </w:rPr>
      </w:pPr>
    </w:p>
    <w:p w14:paraId="1CC15E39" w14:textId="77777777" w:rsidR="00183C42" w:rsidRPr="00A60279" w:rsidRDefault="0031296C" w:rsidP="00051B89">
      <w:pPr>
        <w:pStyle w:val="2"/>
        <w:rPr>
          <w:rFonts w:ascii="Consolas" w:hAnsi="Consolas"/>
        </w:rPr>
      </w:pPr>
      <w:bookmarkStart w:id="15" w:name="_Toc433443393"/>
      <w:r w:rsidRPr="00A60279">
        <w:rPr>
          <w:rFonts w:ascii="Consolas" w:hAnsi="Consolas"/>
        </w:rPr>
        <w:t>2.2</w:t>
      </w:r>
      <w:r w:rsidRPr="00A60279">
        <w:rPr>
          <w:rFonts w:ascii="Consolas" w:hAnsi="Consolas"/>
        </w:rPr>
        <w:t>初始类图</w:t>
      </w:r>
      <w:bookmarkStart w:id="16" w:name="_Toc238547123"/>
      <w:bookmarkEnd w:id="14"/>
      <w:bookmarkEnd w:id="15"/>
    </w:p>
    <w:p w14:paraId="41487771" w14:textId="77777777" w:rsidR="00183C42" w:rsidRPr="00A60279" w:rsidRDefault="00FB7231" w:rsidP="00A76F3F">
      <w:pPr>
        <w:spacing w:line="360" w:lineRule="auto"/>
        <w:rPr>
          <w:rFonts w:ascii="Consolas" w:hAnsi="Consolas"/>
        </w:rPr>
      </w:pPr>
      <w:r>
        <w:rPr>
          <w:rFonts w:ascii="Consolas" w:hAnsi="Consolas" w:hint="eastAsia"/>
          <w:noProof/>
        </w:rPr>
        <w:drawing>
          <wp:inline distT="0" distB="0" distL="0" distR="0" wp14:anchorId="0658D3EC" wp14:editId="18C6C46D">
            <wp:extent cx="5943600" cy="458829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类图.jpg"/>
                    <pic:cNvPicPr/>
                  </pic:nvPicPr>
                  <pic:blipFill>
                    <a:blip r:embed="rId15">
                      <a:extLst>
                        <a:ext uri="{28A0092B-C50C-407E-A947-70E740481C1C}">
                          <a14:useLocalDpi xmlns:a14="http://schemas.microsoft.com/office/drawing/2010/main" val="0"/>
                        </a:ext>
                      </a:extLst>
                    </a:blip>
                    <a:stretch>
                      <a:fillRect/>
                    </a:stretch>
                  </pic:blipFill>
                  <pic:spPr>
                    <a:xfrm>
                      <a:off x="0" y="0"/>
                      <a:ext cx="5949717" cy="4593015"/>
                    </a:xfrm>
                    <a:prstGeom prst="rect">
                      <a:avLst/>
                    </a:prstGeom>
                  </pic:spPr>
                </pic:pic>
              </a:graphicData>
            </a:graphic>
          </wp:inline>
        </w:drawing>
      </w:r>
    </w:p>
    <w:bookmarkStart w:id="17" w:name="_Toc433443394"/>
    <w:p w14:paraId="141AEF83" w14:textId="77777777" w:rsidR="0031296C" w:rsidRPr="00A60279" w:rsidRDefault="00FC7589" w:rsidP="00A76F3F">
      <w:pPr>
        <w:pStyle w:val="2"/>
        <w:rPr>
          <w:rFonts w:ascii="Consolas" w:hAnsi="Consolas"/>
        </w:rPr>
      </w:pPr>
      <w:r w:rsidRPr="00A60279">
        <w:rPr>
          <w:rFonts w:ascii="Consolas" w:hAnsi="Consolas"/>
          <w:noProof/>
          <w:lang w:bidi="th-TH"/>
        </w:rPr>
        <mc:AlternateContent>
          <mc:Choice Requires="wps">
            <w:drawing>
              <wp:anchor distT="0" distB="0" distL="114300" distR="114300" simplePos="0" relativeHeight="251657216" behindDoc="0" locked="0" layoutInCell="1" allowOverlap="1" wp14:anchorId="1C6A4C36" wp14:editId="34FA7974">
                <wp:simplePos x="0" y="0"/>
                <wp:positionH relativeFrom="column">
                  <wp:posOffset>6924675</wp:posOffset>
                </wp:positionH>
                <wp:positionV relativeFrom="paragraph">
                  <wp:posOffset>571500</wp:posOffset>
                </wp:positionV>
                <wp:extent cx="523875" cy="518160"/>
                <wp:effectExtent l="0" t="0" r="0" b="2540"/>
                <wp:wrapNone/>
                <wp:docPr id="22"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3875" cy="518160"/>
                        </a:xfrm>
                        <a:prstGeom prst="ellipse">
                          <a:avLst/>
                        </a:prstGeom>
                        <a:noFill/>
                        <a:ln w="15875">
                          <a:solidFill>
                            <a:srgbClr val="000000"/>
                          </a:solidFill>
                          <a:round/>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F09415" id="Oval 4" o:spid="_x0000_s1026" style="position:absolute;left:0;text-align:left;margin-left:545.25pt;margin-top:45pt;width:41.25pt;height:40.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" filled="f" fillcolor="yellow" strokeweight="1.25pt">
                <v:path arrowok="t"/>
              </v:oval>
            </w:pict>
          </mc:Fallback>
        </mc:AlternateContent>
      </w:r>
      <w:r w:rsidR="0031296C" w:rsidRPr="00A60279">
        <w:rPr>
          <w:rFonts w:ascii="Consolas" w:hAnsi="Consolas"/>
        </w:rPr>
        <w:t>2.3</w:t>
      </w:r>
      <w:r w:rsidR="0031296C" w:rsidRPr="00A60279">
        <w:rPr>
          <w:rFonts w:ascii="Consolas" w:hAnsi="Consolas"/>
        </w:rPr>
        <w:t>细化类图</w:t>
      </w:r>
      <w:bookmarkEnd w:id="16"/>
      <w:bookmarkEnd w:id="17"/>
    </w:p>
    <w:bookmarkStart w:id="18" w:name="_Toc238547124"/>
    <w:bookmarkStart w:id="19" w:name="_Toc433443395"/>
    <w:p w14:paraId="686336AD" w14:textId="77777777" w:rsidR="0031296C" w:rsidRDefault="00FC7589" w:rsidP="00A76F3F">
      <w:pPr>
        <w:pStyle w:val="3"/>
        <w:rPr>
          <w:rFonts w:ascii="Consolas" w:hAnsi="Consolas"/>
        </w:rPr>
      </w:pPr>
      <w:r w:rsidRPr="00A60279">
        <w:rPr>
          <w:rFonts w:ascii="Consolas" w:hAnsi="Consolas"/>
          <w:noProof/>
          <w:lang w:bidi="th-TH"/>
        </w:rPr>
        <mc:AlternateContent>
          <mc:Choice Requires="wps">
            <w:drawing>
              <wp:anchor distT="0" distB="0" distL="114300" distR="114300" simplePos="0" relativeHeight="251658240" behindDoc="0" locked="0" layoutInCell="1" allowOverlap="1" wp14:anchorId="081215B6" wp14:editId="38D78DEE">
                <wp:simplePos x="0" y="0"/>
                <wp:positionH relativeFrom="column">
                  <wp:posOffset>7448550</wp:posOffset>
                </wp:positionH>
                <wp:positionV relativeFrom="paragraph">
                  <wp:posOffset>248920</wp:posOffset>
                </wp:positionV>
                <wp:extent cx="523875" cy="518160"/>
                <wp:effectExtent l="0" t="0" r="0" b="2540"/>
                <wp:wrapNone/>
                <wp:docPr id="21"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3875" cy="518160"/>
                        </a:xfrm>
                        <a:prstGeom prst="ellipse">
                          <a:avLst/>
                        </a:prstGeom>
                        <a:noFill/>
                        <a:ln w="15875">
                          <a:solidFill>
                            <a:srgbClr val="000000"/>
                          </a:solidFill>
                          <a:round/>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F43A19" id="Oval 5" o:spid="_x0000_s1026" style="position:absolute;left:0;text-align:left;margin-left:586.5pt;margin-top:19.6pt;width:41.25pt;height:4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" filled="f" fillcolor="yellow" strokeweight="1.25pt">
                <v:path arrowok="t"/>
              </v:oval>
            </w:pict>
          </mc:Fallback>
        </mc:AlternateContent>
      </w:r>
      <w:r w:rsidR="0031296C" w:rsidRPr="00A60279">
        <w:rPr>
          <w:rFonts w:ascii="Consolas" w:hAnsi="Consolas"/>
        </w:rPr>
        <w:t>2.3.1</w:t>
      </w:r>
      <w:r w:rsidR="0031296C" w:rsidRPr="00A60279">
        <w:rPr>
          <w:rFonts w:ascii="Consolas" w:hAnsi="Consolas"/>
        </w:rPr>
        <w:t>属性的识别</w:t>
      </w:r>
      <w:bookmarkEnd w:id="18"/>
      <w:bookmarkEnd w:id="19"/>
    </w:p>
    <w:p w14:paraId="41356CA1" w14:textId="77777777" w:rsidR="00DD67F7" w:rsidRPr="00A60279" w:rsidRDefault="00DD67F7" w:rsidP="00DD67F7">
      <w:pPr>
        <w:spacing w:line="360" w:lineRule="auto"/>
        <w:ind w:firstLine="420"/>
        <w:rPr>
          <w:rFonts w:ascii="Consolas" w:hAnsi="Consolas" w:cs="宋体"/>
        </w:rPr>
      </w:pPr>
      <w:r w:rsidRPr="00A60279">
        <w:rPr>
          <w:rFonts w:ascii="Consolas" w:hAnsi="Consolas" w:cs="宋体"/>
        </w:rPr>
        <w:t>类名：</w:t>
      </w:r>
      <w:r>
        <w:rPr>
          <w:rFonts w:ascii="Consolas" w:hAnsi="Consolas" w:cs="宋体" w:hint="eastAsia"/>
        </w:rPr>
        <w:t>User</w:t>
      </w:r>
      <w:r w:rsidRPr="00A60279">
        <w:rPr>
          <w:rFonts w:ascii="Consolas" w:hAnsi="Consolas" w:cs="宋体"/>
        </w:rPr>
        <w:t>（</w:t>
      </w:r>
      <w:r>
        <w:rPr>
          <w:rFonts w:ascii="Consolas" w:hAnsi="Consolas" w:cs="宋体" w:hint="eastAsia"/>
        </w:rPr>
        <w:t>用户</w:t>
      </w:r>
      <w:r w:rsidRPr="00A60279">
        <w:rPr>
          <w:rFonts w:ascii="Consolas" w:hAnsi="Consolas" w:cs="宋体"/>
        </w:rPr>
        <w:t>类）</w:t>
      </w:r>
    </w:p>
    <w:p w14:paraId="399537E7" w14:textId="77777777" w:rsidR="00DD67F7" w:rsidRPr="00A60279" w:rsidRDefault="00DD67F7" w:rsidP="00DD67F7">
      <w:pPr>
        <w:spacing w:line="360" w:lineRule="auto"/>
        <w:ind w:firstLine="420"/>
        <w:rPr>
          <w:rFonts w:ascii="Consolas" w:hAnsi="Consolas" w:cs="宋体"/>
        </w:rPr>
      </w:pPr>
      <w:r w:rsidRPr="00A60279">
        <w:rPr>
          <w:rFonts w:ascii="Consolas" w:hAnsi="Consolas" w:cs="宋体"/>
          <w:bCs/>
        </w:rPr>
        <w:t>属性表如表</w:t>
      </w:r>
      <w:r w:rsidRPr="00A60279">
        <w:rPr>
          <w:rFonts w:ascii="Consolas" w:hAnsi="Consolas" w:cs="宋体"/>
          <w:bCs/>
        </w:rPr>
        <w:t>2.1.1</w:t>
      </w:r>
      <w:r w:rsidRPr="00A60279">
        <w:rPr>
          <w:rFonts w:ascii="Consolas" w:hAnsi="Consolas" w:cs="宋体"/>
          <w:bCs/>
        </w:rPr>
        <w:t>所示：</w:t>
      </w:r>
    </w:p>
    <w:p w14:paraId="2C8E6379" w14:textId="77777777" w:rsidR="00DD67F7" w:rsidRPr="00A60279" w:rsidRDefault="00DD67F7" w:rsidP="00DD67F7">
      <w:pPr>
        <w:spacing w:line="360" w:lineRule="auto"/>
        <w:ind w:firstLine="420"/>
        <w:jc w:val="center"/>
        <w:rPr>
          <w:rFonts w:ascii="Consolas" w:hAnsi="Consolas" w:cs="宋体"/>
          <w:bCs/>
        </w:rPr>
      </w:pPr>
      <w:r w:rsidRPr="00A60279">
        <w:rPr>
          <w:rFonts w:ascii="Consolas" w:hAnsi="Consolas" w:cs="宋体"/>
          <w:bCs/>
        </w:rPr>
        <w:t>表</w:t>
      </w:r>
      <w:r w:rsidRPr="00A60279">
        <w:rPr>
          <w:rFonts w:ascii="Consolas" w:hAnsi="Consolas" w:cs="宋体"/>
          <w:bCs/>
        </w:rPr>
        <w:t>2.1.1</w:t>
      </w:r>
      <w:r>
        <w:rPr>
          <w:rFonts w:ascii="Consolas" w:hAnsi="Consolas" w:cs="宋体"/>
          <w:bCs/>
        </w:rPr>
        <w:t xml:space="preserve"> </w:t>
      </w:r>
      <w:r>
        <w:rPr>
          <w:rFonts w:ascii="Consolas" w:hAnsi="Consolas" w:cs="宋体" w:hint="eastAsia"/>
        </w:rPr>
        <w:t>User</w:t>
      </w:r>
      <w:r w:rsidRPr="00A60279">
        <w:rPr>
          <w:rFonts w:ascii="Consolas" w:hAnsi="Consolas" w:cs="宋体"/>
          <w:bCs/>
        </w:rPr>
        <w:t>类属性表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2"/>
        <w:gridCol w:w="2277"/>
        <w:gridCol w:w="2335"/>
      </w:tblGrid>
      <w:tr w:rsidR="00DD67F7" w:rsidRPr="00A60279" w14:paraId="71E34DAC" w14:textId="77777777" w:rsidTr="00811349">
        <w:trPr>
          <w:jc w:val="center"/>
        </w:trPr>
        <w:tc>
          <w:tcPr>
            <w:tcW w:w="1832" w:type="dxa"/>
          </w:tcPr>
          <w:p w14:paraId="6D8AE887" w14:textId="77777777" w:rsidR="00DD67F7" w:rsidRPr="00A60279" w:rsidRDefault="00DD67F7" w:rsidP="00811349">
            <w:pPr>
              <w:spacing w:line="360" w:lineRule="auto"/>
              <w:jc w:val="center"/>
              <w:rPr>
                <w:rFonts w:ascii="Consolas" w:hAnsi="Consolas" w:cs="宋体"/>
                <w:bCs/>
              </w:rPr>
            </w:pPr>
            <w:r w:rsidRPr="00A60279">
              <w:rPr>
                <w:rFonts w:ascii="Consolas" w:hAnsi="Consolas" w:cs="宋体"/>
                <w:bCs/>
              </w:rPr>
              <w:t>中文名</w:t>
            </w:r>
          </w:p>
        </w:tc>
        <w:tc>
          <w:tcPr>
            <w:tcW w:w="2277" w:type="dxa"/>
          </w:tcPr>
          <w:p w14:paraId="05077F81" w14:textId="77777777" w:rsidR="00DD67F7" w:rsidRPr="00A60279" w:rsidRDefault="00DD67F7" w:rsidP="00811349">
            <w:pPr>
              <w:spacing w:line="360" w:lineRule="auto"/>
              <w:jc w:val="center"/>
              <w:rPr>
                <w:rFonts w:ascii="Consolas" w:hAnsi="Consolas" w:cs="宋体"/>
                <w:bCs/>
              </w:rPr>
            </w:pPr>
            <w:r w:rsidRPr="00A60279">
              <w:rPr>
                <w:rFonts w:ascii="Consolas" w:hAnsi="Consolas" w:cs="宋体"/>
                <w:bCs/>
              </w:rPr>
              <w:t>英文名</w:t>
            </w:r>
          </w:p>
        </w:tc>
        <w:tc>
          <w:tcPr>
            <w:tcW w:w="2335" w:type="dxa"/>
          </w:tcPr>
          <w:p w14:paraId="0BB3201A" w14:textId="77777777" w:rsidR="00DD67F7" w:rsidRPr="00A60279" w:rsidRDefault="00DD67F7" w:rsidP="00811349">
            <w:pPr>
              <w:spacing w:line="360" w:lineRule="auto"/>
              <w:jc w:val="center"/>
              <w:rPr>
                <w:rFonts w:ascii="Consolas" w:hAnsi="Consolas" w:cs="宋体"/>
                <w:bCs/>
              </w:rPr>
            </w:pPr>
            <w:r w:rsidRPr="00A60279">
              <w:rPr>
                <w:rFonts w:ascii="Consolas" w:hAnsi="Consolas" w:cs="宋体"/>
                <w:bCs/>
              </w:rPr>
              <w:t>数据类型</w:t>
            </w:r>
          </w:p>
        </w:tc>
      </w:tr>
      <w:tr w:rsidR="00DD67F7" w:rsidRPr="00A60279" w14:paraId="548C2E79" w14:textId="77777777" w:rsidTr="00811349">
        <w:trPr>
          <w:trHeight w:val="90"/>
          <w:jc w:val="center"/>
        </w:trPr>
        <w:tc>
          <w:tcPr>
            <w:tcW w:w="1832" w:type="dxa"/>
          </w:tcPr>
          <w:p w14:paraId="3827C395" w14:textId="77777777" w:rsidR="00DD67F7" w:rsidRPr="00A60279" w:rsidRDefault="00DD67F7" w:rsidP="00811349">
            <w:pPr>
              <w:spacing w:line="360" w:lineRule="auto"/>
              <w:rPr>
                <w:rFonts w:ascii="Consolas" w:hAnsi="Consolas" w:cs="宋体"/>
                <w:bCs/>
              </w:rPr>
            </w:pPr>
            <w:r w:rsidRPr="00A60279">
              <w:rPr>
                <w:rFonts w:ascii="Consolas" w:hAnsi="Consolas" w:cs="宋体"/>
                <w:bCs/>
              </w:rPr>
              <w:lastRenderedPageBreak/>
              <w:t>用户</w:t>
            </w:r>
            <w:r w:rsidRPr="00A60279">
              <w:rPr>
                <w:rFonts w:ascii="Consolas" w:hAnsi="Consolas" w:cs="宋体"/>
                <w:bCs/>
              </w:rPr>
              <w:t>ID</w:t>
            </w:r>
          </w:p>
        </w:tc>
        <w:tc>
          <w:tcPr>
            <w:tcW w:w="2277" w:type="dxa"/>
          </w:tcPr>
          <w:p w14:paraId="68870DF5" w14:textId="77777777" w:rsidR="00DD67F7" w:rsidRPr="00A60279" w:rsidRDefault="00DD67F7" w:rsidP="00811349">
            <w:pPr>
              <w:spacing w:line="360" w:lineRule="auto"/>
              <w:rPr>
                <w:rFonts w:ascii="Consolas" w:hAnsi="Consolas" w:cs="宋体"/>
                <w:bCs/>
              </w:rPr>
            </w:pPr>
            <w:proofErr w:type="spellStart"/>
            <w:r w:rsidRPr="00A60279">
              <w:rPr>
                <w:rFonts w:ascii="Consolas" w:hAnsi="Consolas" w:cs="宋体"/>
                <w:bCs/>
              </w:rPr>
              <w:t>userID</w:t>
            </w:r>
            <w:proofErr w:type="spellEnd"/>
          </w:p>
        </w:tc>
        <w:tc>
          <w:tcPr>
            <w:tcW w:w="2335" w:type="dxa"/>
          </w:tcPr>
          <w:p w14:paraId="202F6040" w14:textId="77777777" w:rsidR="00DD67F7" w:rsidRPr="00A60279" w:rsidRDefault="00DD67F7" w:rsidP="00811349">
            <w:pPr>
              <w:spacing w:line="360" w:lineRule="auto"/>
              <w:rPr>
                <w:rFonts w:ascii="Consolas" w:hAnsi="Consolas" w:cs="宋体"/>
                <w:bCs/>
              </w:rPr>
            </w:pPr>
            <w:r w:rsidRPr="00A60279">
              <w:rPr>
                <w:rFonts w:ascii="Consolas" w:hAnsi="Consolas" w:cs="宋体"/>
                <w:bCs/>
              </w:rPr>
              <w:t>unsigned</w:t>
            </w:r>
          </w:p>
        </w:tc>
      </w:tr>
      <w:tr w:rsidR="00DD67F7" w:rsidRPr="00A60279" w14:paraId="7B9E16FF" w14:textId="77777777" w:rsidTr="00811349">
        <w:trPr>
          <w:trHeight w:val="90"/>
          <w:jc w:val="center"/>
        </w:trPr>
        <w:tc>
          <w:tcPr>
            <w:tcW w:w="1832" w:type="dxa"/>
          </w:tcPr>
          <w:p w14:paraId="20DFACC7" w14:textId="77777777" w:rsidR="00DD67F7" w:rsidRPr="00A60279" w:rsidRDefault="00DD67F7" w:rsidP="00811349">
            <w:pPr>
              <w:spacing w:line="360" w:lineRule="auto"/>
              <w:rPr>
                <w:rFonts w:ascii="Consolas" w:hAnsi="Consolas" w:cs="宋体"/>
                <w:bCs/>
              </w:rPr>
            </w:pPr>
            <w:r w:rsidRPr="00A60279">
              <w:rPr>
                <w:rFonts w:ascii="Consolas" w:hAnsi="Consolas" w:cs="宋体"/>
                <w:bCs/>
              </w:rPr>
              <w:t>登陆密码</w:t>
            </w:r>
          </w:p>
        </w:tc>
        <w:tc>
          <w:tcPr>
            <w:tcW w:w="2277" w:type="dxa"/>
          </w:tcPr>
          <w:p w14:paraId="3FF41972" w14:textId="77777777" w:rsidR="00DD67F7" w:rsidRPr="00A60279" w:rsidRDefault="00DD67F7" w:rsidP="00811349">
            <w:pPr>
              <w:spacing w:line="360" w:lineRule="auto"/>
              <w:rPr>
                <w:rFonts w:ascii="Consolas" w:hAnsi="Consolas" w:cs="宋体"/>
                <w:bCs/>
              </w:rPr>
            </w:pPr>
            <w:proofErr w:type="spellStart"/>
            <w:r w:rsidRPr="00A60279">
              <w:rPr>
                <w:rFonts w:ascii="Consolas" w:hAnsi="Consolas" w:cs="宋体"/>
                <w:bCs/>
              </w:rPr>
              <w:t>userPassword</w:t>
            </w:r>
            <w:proofErr w:type="spellEnd"/>
          </w:p>
        </w:tc>
        <w:tc>
          <w:tcPr>
            <w:tcW w:w="2335" w:type="dxa"/>
          </w:tcPr>
          <w:p w14:paraId="12810B60" w14:textId="77777777" w:rsidR="00DD67F7" w:rsidRPr="00A60279" w:rsidRDefault="00DD67F7" w:rsidP="00811349">
            <w:pPr>
              <w:spacing w:line="360" w:lineRule="auto"/>
              <w:rPr>
                <w:rFonts w:ascii="Consolas" w:hAnsi="Consolas" w:cs="宋体"/>
                <w:bCs/>
              </w:rPr>
            </w:pPr>
            <w:r w:rsidRPr="00A60279">
              <w:rPr>
                <w:rFonts w:ascii="Consolas" w:hAnsi="Consolas" w:cs="宋体"/>
                <w:bCs/>
              </w:rPr>
              <w:t>varchar</w:t>
            </w:r>
          </w:p>
        </w:tc>
      </w:tr>
      <w:tr w:rsidR="00DD67F7" w:rsidRPr="00A60279" w14:paraId="0110552B" w14:textId="77777777" w:rsidTr="00811349">
        <w:trPr>
          <w:trHeight w:val="90"/>
          <w:jc w:val="center"/>
        </w:trPr>
        <w:tc>
          <w:tcPr>
            <w:tcW w:w="1832" w:type="dxa"/>
          </w:tcPr>
          <w:p w14:paraId="7AE52C85" w14:textId="2AE607CA" w:rsidR="00DD67F7" w:rsidRPr="00A60279" w:rsidRDefault="008A1692" w:rsidP="00811349">
            <w:pPr>
              <w:spacing w:line="360" w:lineRule="auto"/>
              <w:rPr>
                <w:rFonts w:ascii="Consolas" w:hAnsi="Consolas" w:cs="宋体"/>
                <w:bCs/>
              </w:rPr>
            </w:pPr>
            <w:del w:id="20" w:author="毛毛妈" w:date="2018-11-16T09:11:00Z">
              <w:r w:rsidDel="007234A5">
                <w:rPr>
                  <w:rFonts w:ascii="Consolas" w:hAnsi="Consolas" w:cs="宋体"/>
                  <w:bCs/>
                </w:rPr>
                <w:delText>注册</w:delText>
              </w:r>
              <w:r w:rsidDel="007234A5">
                <w:rPr>
                  <w:rFonts w:ascii="Consolas" w:hAnsi="Consolas" w:cs="宋体" w:hint="eastAsia"/>
                  <w:bCs/>
                </w:rPr>
                <w:delText>时间</w:delText>
              </w:r>
            </w:del>
          </w:p>
        </w:tc>
        <w:tc>
          <w:tcPr>
            <w:tcW w:w="2277" w:type="dxa"/>
          </w:tcPr>
          <w:p w14:paraId="44E9DC22" w14:textId="74388347" w:rsidR="00DD67F7" w:rsidRPr="00A60279" w:rsidRDefault="008A1692" w:rsidP="00811349">
            <w:pPr>
              <w:spacing w:line="360" w:lineRule="auto"/>
              <w:rPr>
                <w:rFonts w:ascii="Consolas" w:hAnsi="Consolas" w:cs="宋体"/>
                <w:bCs/>
              </w:rPr>
            </w:pPr>
            <w:del w:id="21" w:author="毛毛妈" w:date="2018-11-16T09:11:00Z">
              <w:r w:rsidDel="007234A5">
                <w:rPr>
                  <w:rFonts w:ascii="Consolas" w:hAnsi="Consolas" w:cs="宋体"/>
                  <w:bCs/>
                </w:rPr>
                <w:delText>register</w:delText>
              </w:r>
              <w:r w:rsidDel="007234A5">
                <w:rPr>
                  <w:rFonts w:ascii="Consolas" w:hAnsi="Consolas" w:cs="宋体" w:hint="eastAsia"/>
                  <w:bCs/>
                </w:rPr>
                <w:delText>Time</w:delText>
              </w:r>
            </w:del>
          </w:p>
        </w:tc>
        <w:tc>
          <w:tcPr>
            <w:tcW w:w="2335" w:type="dxa"/>
          </w:tcPr>
          <w:p w14:paraId="5AAEDAE4" w14:textId="3968B3D1" w:rsidR="00DD67F7" w:rsidRPr="00A60279" w:rsidRDefault="00DD67F7" w:rsidP="00811349">
            <w:pPr>
              <w:spacing w:line="360" w:lineRule="auto"/>
              <w:rPr>
                <w:rFonts w:ascii="Consolas" w:hAnsi="Consolas" w:cs="宋体"/>
                <w:bCs/>
              </w:rPr>
            </w:pPr>
            <w:del w:id="22" w:author="毛毛妈" w:date="2018-11-16T09:11:00Z">
              <w:r w:rsidRPr="00A60279" w:rsidDel="007234A5">
                <w:rPr>
                  <w:rFonts w:ascii="Consolas" w:hAnsi="Consolas" w:cs="宋体"/>
                  <w:bCs/>
                </w:rPr>
                <w:delText>date</w:delText>
              </w:r>
              <w:r w:rsidR="008A1692" w:rsidDel="007234A5">
                <w:rPr>
                  <w:rFonts w:ascii="Consolas" w:hAnsi="Consolas" w:cs="宋体"/>
                  <w:bCs/>
                </w:rPr>
                <w:delText>time</w:delText>
              </w:r>
            </w:del>
          </w:p>
        </w:tc>
      </w:tr>
      <w:tr w:rsidR="00DD67F7" w:rsidRPr="00A60279" w14:paraId="42DDF0B3" w14:textId="77777777" w:rsidTr="00811349">
        <w:trPr>
          <w:trHeight w:val="90"/>
          <w:jc w:val="center"/>
        </w:trPr>
        <w:tc>
          <w:tcPr>
            <w:tcW w:w="1832" w:type="dxa"/>
          </w:tcPr>
          <w:p w14:paraId="6A9FFB28" w14:textId="77777777" w:rsidR="00DD67F7" w:rsidRPr="00A60279" w:rsidRDefault="00DD67F7" w:rsidP="00811349">
            <w:pPr>
              <w:spacing w:line="360" w:lineRule="auto"/>
              <w:rPr>
                <w:rFonts w:ascii="Consolas" w:hAnsi="Consolas" w:cs="宋体"/>
                <w:bCs/>
              </w:rPr>
            </w:pPr>
            <w:r>
              <w:rPr>
                <w:rFonts w:ascii="Consolas" w:hAnsi="Consolas" w:cs="宋体" w:hint="eastAsia"/>
                <w:bCs/>
              </w:rPr>
              <w:t>用户身份</w:t>
            </w:r>
          </w:p>
        </w:tc>
        <w:tc>
          <w:tcPr>
            <w:tcW w:w="2277" w:type="dxa"/>
          </w:tcPr>
          <w:p w14:paraId="167311A4" w14:textId="77777777" w:rsidR="00DD67F7" w:rsidRPr="00A60279" w:rsidRDefault="00DD67F7" w:rsidP="00811349">
            <w:pPr>
              <w:spacing w:line="360" w:lineRule="auto"/>
              <w:rPr>
                <w:rFonts w:ascii="Consolas" w:hAnsi="Consolas" w:cs="宋体"/>
                <w:bCs/>
              </w:rPr>
            </w:pPr>
            <w:proofErr w:type="spellStart"/>
            <w:r>
              <w:rPr>
                <w:rFonts w:ascii="Consolas" w:hAnsi="Consolas" w:cs="宋体" w:hint="eastAsia"/>
                <w:bCs/>
              </w:rPr>
              <w:t>userType</w:t>
            </w:r>
            <w:proofErr w:type="spellEnd"/>
          </w:p>
        </w:tc>
        <w:tc>
          <w:tcPr>
            <w:tcW w:w="2335" w:type="dxa"/>
          </w:tcPr>
          <w:p w14:paraId="577872EE" w14:textId="77777777" w:rsidR="00DD67F7" w:rsidRPr="00A60279" w:rsidRDefault="00DD67F7" w:rsidP="00811349">
            <w:pPr>
              <w:spacing w:line="360" w:lineRule="auto"/>
              <w:rPr>
                <w:rFonts w:ascii="Consolas" w:hAnsi="Consolas" w:cs="宋体"/>
                <w:bCs/>
              </w:rPr>
            </w:pPr>
            <w:proofErr w:type="spellStart"/>
            <w:r>
              <w:rPr>
                <w:rFonts w:ascii="Consolas" w:hAnsi="Consolas" w:cs="宋体"/>
                <w:bCs/>
              </w:rPr>
              <w:t>e</w:t>
            </w:r>
            <w:r>
              <w:rPr>
                <w:rFonts w:ascii="Consolas" w:hAnsi="Consolas" w:cs="宋体" w:hint="eastAsia"/>
                <w:bCs/>
              </w:rPr>
              <w:t>num</w:t>
            </w:r>
            <w:proofErr w:type="spellEnd"/>
          </w:p>
        </w:tc>
      </w:tr>
    </w:tbl>
    <w:p w14:paraId="5767CD81" w14:textId="77777777" w:rsidR="00DD67F7" w:rsidRPr="00DD67F7" w:rsidRDefault="00DD67F7" w:rsidP="00DD67F7"/>
    <w:p w14:paraId="4443BCD5" w14:textId="77777777" w:rsidR="00DD67F7" w:rsidRPr="00A60279" w:rsidRDefault="00DD67F7" w:rsidP="00DD67F7">
      <w:pPr>
        <w:spacing w:line="360" w:lineRule="auto"/>
        <w:ind w:firstLine="420"/>
        <w:rPr>
          <w:rFonts w:ascii="Consolas" w:hAnsi="Consolas" w:cs="宋体"/>
        </w:rPr>
      </w:pPr>
      <w:r w:rsidRPr="00A60279">
        <w:rPr>
          <w:rFonts w:ascii="Consolas" w:hAnsi="Consolas" w:cs="宋体"/>
        </w:rPr>
        <w:t>类名：</w:t>
      </w:r>
      <w:r>
        <w:rPr>
          <w:rFonts w:ascii="Consolas" w:hAnsi="Consolas" w:cs="宋体" w:hint="eastAsia"/>
        </w:rPr>
        <w:t>Administrator</w:t>
      </w:r>
      <w:r w:rsidRPr="00A60279">
        <w:rPr>
          <w:rFonts w:ascii="Consolas" w:hAnsi="Consolas" w:cs="宋体"/>
        </w:rPr>
        <w:t>（</w:t>
      </w:r>
      <w:r>
        <w:rPr>
          <w:rFonts w:ascii="Consolas" w:hAnsi="Consolas" w:cs="宋体" w:hint="eastAsia"/>
        </w:rPr>
        <w:t>管理员</w:t>
      </w:r>
      <w:r w:rsidRPr="00A60279">
        <w:rPr>
          <w:rFonts w:ascii="Consolas" w:hAnsi="Consolas" w:cs="宋体"/>
        </w:rPr>
        <w:t>类）</w:t>
      </w:r>
    </w:p>
    <w:p w14:paraId="75B01197" w14:textId="77777777" w:rsidR="00DD67F7" w:rsidRPr="00A60279" w:rsidRDefault="00DD67F7" w:rsidP="00DD67F7">
      <w:pPr>
        <w:spacing w:line="360" w:lineRule="auto"/>
        <w:ind w:firstLine="420"/>
        <w:rPr>
          <w:rFonts w:ascii="Consolas" w:hAnsi="Consolas" w:cs="宋体"/>
        </w:rPr>
      </w:pPr>
      <w:r w:rsidRPr="00A60279">
        <w:rPr>
          <w:rFonts w:ascii="Consolas" w:hAnsi="Consolas" w:cs="宋体"/>
          <w:bCs/>
        </w:rPr>
        <w:t>属性表如表</w:t>
      </w:r>
      <w:r w:rsidR="006C396D">
        <w:rPr>
          <w:rFonts w:ascii="Consolas" w:hAnsi="Consolas" w:cs="宋体"/>
          <w:bCs/>
        </w:rPr>
        <w:t>2.1.</w:t>
      </w:r>
      <w:r w:rsidR="006C396D">
        <w:rPr>
          <w:rFonts w:ascii="Consolas" w:hAnsi="Consolas" w:cs="宋体" w:hint="eastAsia"/>
          <w:bCs/>
        </w:rPr>
        <w:t>2</w:t>
      </w:r>
      <w:r w:rsidRPr="00A60279">
        <w:rPr>
          <w:rFonts w:ascii="Consolas" w:hAnsi="Consolas" w:cs="宋体"/>
          <w:bCs/>
        </w:rPr>
        <w:t>所示：</w:t>
      </w:r>
    </w:p>
    <w:p w14:paraId="7E9FC25E" w14:textId="77777777" w:rsidR="00DD67F7" w:rsidRPr="00A60279" w:rsidRDefault="00DD67F7" w:rsidP="00DD67F7">
      <w:pPr>
        <w:spacing w:line="360" w:lineRule="auto"/>
        <w:ind w:firstLine="420"/>
        <w:jc w:val="center"/>
        <w:rPr>
          <w:rFonts w:ascii="Consolas" w:hAnsi="Consolas" w:cs="宋体"/>
          <w:bCs/>
        </w:rPr>
      </w:pPr>
      <w:r w:rsidRPr="00A60279">
        <w:rPr>
          <w:rFonts w:ascii="Consolas" w:hAnsi="Consolas" w:cs="宋体"/>
          <w:bCs/>
        </w:rPr>
        <w:t>表</w:t>
      </w:r>
      <w:r w:rsidR="006C396D">
        <w:rPr>
          <w:rFonts w:ascii="Consolas" w:hAnsi="Consolas" w:cs="宋体"/>
          <w:bCs/>
        </w:rPr>
        <w:t>2.1.</w:t>
      </w:r>
      <w:r w:rsidR="00236914">
        <w:rPr>
          <w:rFonts w:ascii="Consolas" w:hAnsi="Consolas" w:cs="宋体"/>
          <w:bCs/>
        </w:rPr>
        <w:t>2</w:t>
      </w:r>
      <w:r>
        <w:rPr>
          <w:rFonts w:ascii="Consolas" w:hAnsi="Consolas" w:cs="宋体"/>
          <w:bCs/>
        </w:rPr>
        <w:t xml:space="preserve"> </w:t>
      </w:r>
      <w:r>
        <w:rPr>
          <w:rFonts w:ascii="Consolas" w:hAnsi="Consolas" w:cs="宋体" w:hint="eastAsia"/>
        </w:rPr>
        <w:t>Administrator</w:t>
      </w:r>
      <w:r w:rsidRPr="00A60279">
        <w:rPr>
          <w:rFonts w:ascii="Consolas" w:hAnsi="Consolas" w:cs="宋体"/>
          <w:bCs/>
        </w:rPr>
        <w:t>类属性表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2"/>
        <w:gridCol w:w="2277"/>
        <w:gridCol w:w="2335"/>
      </w:tblGrid>
      <w:tr w:rsidR="00DD67F7" w:rsidRPr="00A60279" w14:paraId="65A30E79" w14:textId="77777777" w:rsidTr="00811349">
        <w:trPr>
          <w:jc w:val="center"/>
        </w:trPr>
        <w:tc>
          <w:tcPr>
            <w:tcW w:w="1832" w:type="dxa"/>
          </w:tcPr>
          <w:p w14:paraId="51F07B5F" w14:textId="77777777" w:rsidR="00DD67F7" w:rsidRPr="00A60279" w:rsidRDefault="00DD67F7" w:rsidP="00811349">
            <w:pPr>
              <w:spacing w:line="360" w:lineRule="auto"/>
              <w:jc w:val="center"/>
              <w:rPr>
                <w:rFonts w:ascii="Consolas" w:hAnsi="Consolas" w:cs="宋体"/>
                <w:bCs/>
              </w:rPr>
            </w:pPr>
            <w:r w:rsidRPr="00A60279">
              <w:rPr>
                <w:rFonts w:ascii="Consolas" w:hAnsi="Consolas" w:cs="宋体"/>
                <w:bCs/>
              </w:rPr>
              <w:t>中文名</w:t>
            </w:r>
          </w:p>
        </w:tc>
        <w:tc>
          <w:tcPr>
            <w:tcW w:w="2277" w:type="dxa"/>
          </w:tcPr>
          <w:p w14:paraId="11B9C2A8" w14:textId="77777777" w:rsidR="00DD67F7" w:rsidRPr="00A60279" w:rsidRDefault="00DD67F7" w:rsidP="00811349">
            <w:pPr>
              <w:spacing w:line="360" w:lineRule="auto"/>
              <w:jc w:val="center"/>
              <w:rPr>
                <w:rFonts w:ascii="Consolas" w:hAnsi="Consolas" w:cs="宋体"/>
                <w:bCs/>
              </w:rPr>
            </w:pPr>
            <w:r w:rsidRPr="00A60279">
              <w:rPr>
                <w:rFonts w:ascii="Consolas" w:hAnsi="Consolas" w:cs="宋体"/>
                <w:bCs/>
              </w:rPr>
              <w:t>英文名</w:t>
            </w:r>
          </w:p>
        </w:tc>
        <w:tc>
          <w:tcPr>
            <w:tcW w:w="2335" w:type="dxa"/>
          </w:tcPr>
          <w:p w14:paraId="1E6D6406" w14:textId="77777777" w:rsidR="00DD67F7" w:rsidRPr="00A60279" w:rsidRDefault="00DD67F7" w:rsidP="00811349">
            <w:pPr>
              <w:spacing w:line="360" w:lineRule="auto"/>
              <w:jc w:val="center"/>
              <w:rPr>
                <w:rFonts w:ascii="Consolas" w:hAnsi="Consolas" w:cs="宋体"/>
                <w:bCs/>
              </w:rPr>
            </w:pPr>
            <w:r w:rsidRPr="00A60279">
              <w:rPr>
                <w:rFonts w:ascii="Consolas" w:hAnsi="Consolas" w:cs="宋体"/>
                <w:bCs/>
              </w:rPr>
              <w:t>数据类型</w:t>
            </w:r>
          </w:p>
        </w:tc>
      </w:tr>
      <w:tr w:rsidR="00DD67F7" w:rsidRPr="00A60279" w14:paraId="48276879" w14:textId="77777777" w:rsidTr="00811349">
        <w:trPr>
          <w:trHeight w:val="90"/>
          <w:jc w:val="center"/>
        </w:trPr>
        <w:tc>
          <w:tcPr>
            <w:tcW w:w="1832" w:type="dxa"/>
          </w:tcPr>
          <w:p w14:paraId="3B6F1F0F" w14:textId="77777777" w:rsidR="00DD67F7" w:rsidRPr="00A60279" w:rsidRDefault="00DD67F7" w:rsidP="00811349">
            <w:pPr>
              <w:spacing w:line="360" w:lineRule="auto"/>
              <w:rPr>
                <w:rFonts w:ascii="Consolas" w:hAnsi="Consolas" w:cs="宋体"/>
                <w:bCs/>
              </w:rPr>
            </w:pPr>
            <w:r w:rsidRPr="00A60279">
              <w:rPr>
                <w:rFonts w:ascii="Consolas" w:hAnsi="Consolas" w:cs="宋体"/>
                <w:bCs/>
              </w:rPr>
              <w:t>用户</w:t>
            </w:r>
            <w:r w:rsidRPr="00A60279">
              <w:rPr>
                <w:rFonts w:ascii="Consolas" w:hAnsi="Consolas" w:cs="宋体"/>
                <w:bCs/>
              </w:rPr>
              <w:t>ID</w:t>
            </w:r>
          </w:p>
        </w:tc>
        <w:tc>
          <w:tcPr>
            <w:tcW w:w="2277" w:type="dxa"/>
          </w:tcPr>
          <w:p w14:paraId="310759E4" w14:textId="77777777" w:rsidR="00DD67F7" w:rsidRPr="00A60279" w:rsidRDefault="00DD67F7" w:rsidP="00811349">
            <w:pPr>
              <w:spacing w:line="360" w:lineRule="auto"/>
              <w:rPr>
                <w:rFonts w:ascii="Consolas" w:hAnsi="Consolas" w:cs="宋体"/>
                <w:bCs/>
              </w:rPr>
            </w:pPr>
            <w:proofErr w:type="spellStart"/>
            <w:r w:rsidRPr="00A60279">
              <w:rPr>
                <w:rFonts w:ascii="Consolas" w:hAnsi="Consolas" w:cs="宋体"/>
                <w:bCs/>
              </w:rPr>
              <w:t>userID</w:t>
            </w:r>
            <w:proofErr w:type="spellEnd"/>
          </w:p>
        </w:tc>
        <w:tc>
          <w:tcPr>
            <w:tcW w:w="2335" w:type="dxa"/>
          </w:tcPr>
          <w:p w14:paraId="021058B2" w14:textId="77777777" w:rsidR="00DD67F7" w:rsidRPr="00A60279" w:rsidRDefault="00DD67F7" w:rsidP="00811349">
            <w:pPr>
              <w:spacing w:line="360" w:lineRule="auto"/>
              <w:rPr>
                <w:rFonts w:ascii="Consolas" w:hAnsi="Consolas" w:cs="宋体"/>
                <w:bCs/>
              </w:rPr>
            </w:pPr>
            <w:r w:rsidRPr="00A60279">
              <w:rPr>
                <w:rFonts w:ascii="Consolas" w:hAnsi="Consolas" w:cs="宋体"/>
                <w:bCs/>
              </w:rPr>
              <w:t>Unsigned</w:t>
            </w:r>
          </w:p>
        </w:tc>
      </w:tr>
      <w:tr w:rsidR="00DD67F7" w:rsidRPr="00A60279" w14:paraId="36D222F7" w14:textId="77777777" w:rsidTr="00811349">
        <w:trPr>
          <w:trHeight w:val="90"/>
          <w:jc w:val="center"/>
        </w:trPr>
        <w:tc>
          <w:tcPr>
            <w:tcW w:w="1832" w:type="dxa"/>
          </w:tcPr>
          <w:p w14:paraId="2ADFD290" w14:textId="77777777" w:rsidR="00DD67F7" w:rsidRPr="00A60279" w:rsidRDefault="00DD67F7" w:rsidP="00811349">
            <w:pPr>
              <w:spacing w:line="360" w:lineRule="auto"/>
              <w:rPr>
                <w:rFonts w:ascii="Consolas" w:hAnsi="Consolas" w:cs="宋体"/>
                <w:bCs/>
              </w:rPr>
            </w:pPr>
            <w:r w:rsidRPr="00A60279">
              <w:rPr>
                <w:rFonts w:ascii="Consolas" w:hAnsi="Consolas" w:cs="宋体"/>
                <w:bCs/>
              </w:rPr>
              <w:t>登陆密码</w:t>
            </w:r>
          </w:p>
        </w:tc>
        <w:tc>
          <w:tcPr>
            <w:tcW w:w="2277" w:type="dxa"/>
          </w:tcPr>
          <w:p w14:paraId="679D984E" w14:textId="77777777" w:rsidR="00DD67F7" w:rsidRPr="00A60279" w:rsidRDefault="00DD67F7" w:rsidP="00811349">
            <w:pPr>
              <w:spacing w:line="360" w:lineRule="auto"/>
              <w:rPr>
                <w:rFonts w:ascii="Consolas" w:hAnsi="Consolas" w:cs="宋体"/>
                <w:bCs/>
              </w:rPr>
            </w:pPr>
            <w:proofErr w:type="spellStart"/>
            <w:r w:rsidRPr="00A60279">
              <w:rPr>
                <w:rFonts w:ascii="Consolas" w:hAnsi="Consolas" w:cs="宋体"/>
                <w:bCs/>
              </w:rPr>
              <w:t>userPassword</w:t>
            </w:r>
            <w:proofErr w:type="spellEnd"/>
          </w:p>
        </w:tc>
        <w:tc>
          <w:tcPr>
            <w:tcW w:w="2335" w:type="dxa"/>
          </w:tcPr>
          <w:p w14:paraId="23E8D8CE" w14:textId="77777777" w:rsidR="00DD67F7" w:rsidRPr="00A60279" w:rsidRDefault="00DD67F7" w:rsidP="00811349">
            <w:pPr>
              <w:spacing w:line="360" w:lineRule="auto"/>
              <w:rPr>
                <w:rFonts w:ascii="Consolas" w:hAnsi="Consolas" w:cs="宋体"/>
                <w:bCs/>
              </w:rPr>
            </w:pPr>
            <w:r w:rsidRPr="00A60279">
              <w:rPr>
                <w:rFonts w:ascii="Consolas" w:hAnsi="Consolas" w:cs="宋体"/>
                <w:bCs/>
              </w:rPr>
              <w:t>Varchar</w:t>
            </w:r>
          </w:p>
        </w:tc>
      </w:tr>
      <w:tr w:rsidR="00DD67F7" w:rsidRPr="00A60279" w14:paraId="5AA9B27C" w14:textId="77777777" w:rsidTr="00811349">
        <w:trPr>
          <w:trHeight w:val="90"/>
          <w:jc w:val="center"/>
        </w:trPr>
        <w:tc>
          <w:tcPr>
            <w:tcW w:w="1832" w:type="dxa"/>
          </w:tcPr>
          <w:p w14:paraId="36942630" w14:textId="2A9F2B44" w:rsidR="00DD67F7" w:rsidRPr="00A60279" w:rsidRDefault="008A1692" w:rsidP="00811349">
            <w:pPr>
              <w:spacing w:line="360" w:lineRule="auto"/>
              <w:rPr>
                <w:rFonts w:ascii="Consolas" w:hAnsi="Consolas" w:cs="宋体"/>
                <w:bCs/>
              </w:rPr>
            </w:pPr>
            <w:del w:id="23" w:author="毛毛妈" w:date="2018-11-16T09:11:00Z">
              <w:r w:rsidDel="007234A5">
                <w:rPr>
                  <w:rFonts w:ascii="Consolas" w:hAnsi="Consolas" w:cs="宋体"/>
                  <w:bCs/>
                </w:rPr>
                <w:delText>注册</w:delText>
              </w:r>
              <w:r w:rsidDel="007234A5">
                <w:rPr>
                  <w:rFonts w:ascii="Consolas" w:hAnsi="Consolas" w:cs="宋体" w:hint="eastAsia"/>
                  <w:bCs/>
                </w:rPr>
                <w:delText>时间</w:delText>
              </w:r>
            </w:del>
          </w:p>
        </w:tc>
        <w:tc>
          <w:tcPr>
            <w:tcW w:w="2277" w:type="dxa"/>
          </w:tcPr>
          <w:p w14:paraId="6C89CBB6" w14:textId="16B87A4F" w:rsidR="00DD67F7" w:rsidRPr="00A60279" w:rsidRDefault="008A1692" w:rsidP="00811349">
            <w:pPr>
              <w:spacing w:line="360" w:lineRule="auto"/>
              <w:rPr>
                <w:rFonts w:ascii="Consolas" w:hAnsi="Consolas" w:cs="宋体"/>
                <w:bCs/>
              </w:rPr>
            </w:pPr>
            <w:del w:id="24" w:author="毛毛妈" w:date="2018-11-16T09:11:00Z">
              <w:r w:rsidDel="007234A5">
                <w:rPr>
                  <w:rFonts w:ascii="Consolas" w:hAnsi="Consolas" w:cs="宋体"/>
                  <w:bCs/>
                </w:rPr>
                <w:delText>registerTime</w:delText>
              </w:r>
            </w:del>
          </w:p>
        </w:tc>
        <w:tc>
          <w:tcPr>
            <w:tcW w:w="2335" w:type="dxa"/>
          </w:tcPr>
          <w:p w14:paraId="7D5901DF" w14:textId="63FDB292" w:rsidR="00DD67F7" w:rsidRPr="00A60279" w:rsidRDefault="008A1692" w:rsidP="00811349">
            <w:pPr>
              <w:spacing w:line="360" w:lineRule="auto"/>
              <w:rPr>
                <w:rFonts w:ascii="Consolas" w:hAnsi="Consolas" w:cs="宋体"/>
                <w:bCs/>
              </w:rPr>
            </w:pPr>
            <w:del w:id="25" w:author="毛毛妈" w:date="2018-11-16T09:11:00Z">
              <w:r w:rsidDel="007234A5">
                <w:rPr>
                  <w:rFonts w:ascii="Consolas" w:hAnsi="Consolas" w:cs="宋体"/>
                  <w:bCs/>
                </w:rPr>
                <w:delText>d</w:delText>
              </w:r>
              <w:r w:rsidR="00DD67F7" w:rsidRPr="00A60279" w:rsidDel="007234A5">
                <w:rPr>
                  <w:rFonts w:ascii="Consolas" w:hAnsi="Consolas" w:cs="宋体"/>
                  <w:bCs/>
                </w:rPr>
                <w:delText>ate</w:delText>
              </w:r>
              <w:r w:rsidDel="007234A5">
                <w:rPr>
                  <w:rFonts w:ascii="Consolas" w:hAnsi="Consolas" w:cs="宋体"/>
                  <w:bCs/>
                </w:rPr>
                <w:delText>time</w:delText>
              </w:r>
            </w:del>
          </w:p>
        </w:tc>
      </w:tr>
      <w:tr w:rsidR="00DD67F7" w:rsidRPr="00A60279" w14:paraId="3FF73BCB" w14:textId="77777777" w:rsidTr="00811349">
        <w:trPr>
          <w:trHeight w:val="90"/>
          <w:jc w:val="center"/>
        </w:trPr>
        <w:tc>
          <w:tcPr>
            <w:tcW w:w="1832" w:type="dxa"/>
          </w:tcPr>
          <w:p w14:paraId="3B311D3B" w14:textId="77777777" w:rsidR="00DD67F7" w:rsidRPr="00A60279" w:rsidRDefault="00DD67F7" w:rsidP="00811349">
            <w:pPr>
              <w:spacing w:line="360" w:lineRule="auto"/>
              <w:rPr>
                <w:rFonts w:ascii="Consolas" w:hAnsi="Consolas" w:cs="宋体"/>
                <w:bCs/>
              </w:rPr>
            </w:pPr>
            <w:r>
              <w:rPr>
                <w:rFonts w:ascii="Consolas" w:hAnsi="Consolas" w:cs="宋体" w:hint="eastAsia"/>
                <w:bCs/>
              </w:rPr>
              <w:t>用户身份</w:t>
            </w:r>
          </w:p>
        </w:tc>
        <w:tc>
          <w:tcPr>
            <w:tcW w:w="2277" w:type="dxa"/>
          </w:tcPr>
          <w:p w14:paraId="663B46A2" w14:textId="77777777" w:rsidR="00DD67F7" w:rsidRPr="00A60279" w:rsidRDefault="00DD67F7" w:rsidP="00811349">
            <w:pPr>
              <w:spacing w:line="360" w:lineRule="auto"/>
              <w:rPr>
                <w:rFonts w:ascii="Consolas" w:hAnsi="Consolas" w:cs="宋体"/>
                <w:bCs/>
              </w:rPr>
            </w:pPr>
            <w:proofErr w:type="spellStart"/>
            <w:r>
              <w:rPr>
                <w:rFonts w:ascii="Consolas" w:hAnsi="Consolas" w:cs="宋体" w:hint="eastAsia"/>
                <w:bCs/>
              </w:rPr>
              <w:t>userType</w:t>
            </w:r>
            <w:proofErr w:type="spellEnd"/>
          </w:p>
        </w:tc>
        <w:tc>
          <w:tcPr>
            <w:tcW w:w="2335" w:type="dxa"/>
          </w:tcPr>
          <w:p w14:paraId="0B11ABC4" w14:textId="77777777" w:rsidR="00DD67F7" w:rsidRPr="00A60279" w:rsidRDefault="00DD67F7" w:rsidP="00811349">
            <w:pPr>
              <w:spacing w:line="360" w:lineRule="auto"/>
              <w:rPr>
                <w:rFonts w:ascii="Consolas" w:hAnsi="Consolas" w:cs="宋体"/>
                <w:bCs/>
              </w:rPr>
            </w:pPr>
            <w:proofErr w:type="spellStart"/>
            <w:r>
              <w:rPr>
                <w:rFonts w:ascii="Consolas" w:hAnsi="Consolas" w:cs="宋体"/>
                <w:bCs/>
              </w:rPr>
              <w:t>E</w:t>
            </w:r>
            <w:r>
              <w:rPr>
                <w:rFonts w:ascii="Consolas" w:hAnsi="Consolas" w:cs="宋体" w:hint="eastAsia"/>
                <w:bCs/>
              </w:rPr>
              <w:t>num</w:t>
            </w:r>
            <w:proofErr w:type="spellEnd"/>
          </w:p>
        </w:tc>
      </w:tr>
    </w:tbl>
    <w:p w14:paraId="0ABDC06D" w14:textId="77777777" w:rsidR="00DD67F7" w:rsidRDefault="00DD67F7" w:rsidP="00A76F3F">
      <w:pPr>
        <w:spacing w:line="360" w:lineRule="auto"/>
        <w:ind w:firstLine="420"/>
        <w:rPr>
          <w:rFonts w:ascii="Consolas" w:hAnsi="Consolas" w:cs="宋体"/>
        </w:rPr>
      </w:pPr>
    </w:p>
    <w:p w14:paraId="2C8BDBBB" w14:textId="77777777" w:rsidR="0031296C" w:rsidRPr="00A60279" w:rsidRDefault="0031296C" w:rsidP="00A76F3F">
      <w:pPr>
        <w:spacing w:line="360" w:lineRule="auto"/>
        <w:ind w:firstLine="420"/>
        <w:rPr>
          <w:rFonts w:ascii="Consolas" w:hAnsi="Consolas" w:cs="宋体"/>
        </w:rPr>
      </w:pPr>
      <w:r w:rsidRPr="00A60279">
        <w:rPr>
          <w:rFonts w:ascii="Consolas" w:hAnsi="Consolas" w:cs="宋体"/>
        </w:rPr>
        <w:t>类名：</w:t>
      </w:r>
      <w:r w:rsidR="00D0040A">
        <w:rPr>
          <w:rFonts w:ascii="Consolas" w:hAnsi="Consolas" w:cs="宋体" w:hint="eastAsia"/>
        </w:rPr>
        <w:t>Student</w:t>
      </w:r>
      <w:r w:rsidR="00003969" w:rsidRPr="00A60279">
        <w:rPr>
          <w:rFonts w:ascii="Consolas" w:hAnsi="Consolas" w:cs="宋体"/>
        </w:rPr>
        <w:t>（</w:t>
      </w:r>
      <w:r w:rsidR="00D0040A">
        <w:rPr>
          <w:rFonts w:ascii="Consolas" w:hAnsi="Consolas" w:cs="宋体" w:hint="eastAsia"/>
        </w:rPr>
        <w:t>学生用户</w:t>
      </w:r>
      <w:r w:rsidR="00003969" w:rsidRPr="00A60279">
        <w:rPr>
          <w:rFonts w:ascii="Consolas" w:hAnsi="Consolas" w:cs="宋体"/>
        </w:rPr>
        <w:t>类）</w:t>
      </w:r>
    </w:p>
    <w:p w14:paraId="0C796F60" w14:textId="77777777" w:rsidR="00C57780" w:rsidRPr="00A60279" w:rsidRDefault="00C57780" w:rsidP="00A76F3F">
      <w:pPr>
        <w:spacing w:line="360" w:lineRule="auto"/>
        <w:ind w:firstLine="420"/>
        <w:rPr>
          <w:rFonts w:ascii="Consolas" w:hAnsi="Consolas" w:cs="宋体"/>
        </w:rPr>
      </w:pPr>
      <w:r w:rsidRPr="00A60279">
        <w:rPr>
          <w:rFonts w:ascii="Consolas" w:hAnsi="Consolas" w:cs="宋体"/>
          <w:bCs/>
        </w:rPr>
        <w:t>属性表如表</w:t>
      </w:r>
      <w:r w:rsidR="003A191D" w:rsidRPr="00A60279">
        <w:rPr>
          <w:rFonts w:ascii="Consolas" w:hAnsi="Consolas" w:cs="宋体"/>
          <w:bCs/>
        </w:rPr>
        <w:t>2.</w:t>
      </w:r>
      <w:r w:rsidR="00AD20BB" w:rsidRPr="00A60279">
        <w:rPr>
          <w:rFonts w:ascii="Consolas" w:hAnsi="Consolas" w:cs="宋体"/>
          <w:bCs/>
        </w:rPr>
        <w:t>1.</w:t>
      </w:r>
      <w:r w:rsidR="006C396D">
        <w:rPr>
          <w:rFonts w:ascii="Consolas" w:hAnsi="Consolas" w:cs="宋体" w:hint="eastAsia"/>
          <w:bCs/>
        </w:rPr>
        <w:t>3</w:t>
      </w:r>
      <w:r w:rsidRPr="00A60279">
        <w:rPr>
          <w:rFonts w:ascii="Consolas" w:hAnsi="Consolas" w:cs="宋体"/>
          <w:bCs/>
        </w:rPr>
        <w:t>所示：</w:t>
      </w:r>
    </w:p>
    <w:p w14:paraId="29B27292" w14:textId="77777777" w:rsidR="0031296C" w:rsidRPr="00A60279" w:rsidRDefault="0031296C" w:rsidP="00A76F3F">
      <w:pPr>
        <w:spacing w:line="360" w:lineRule="auto"/>
        <w:ind w:firstLine="420"/>
        <w:jc w:val="center"/>
        <w:rPr>
          <w:rFonts w:ascii="Consolas" w:hAnsi="Consolas" w:cs="宋体"/>
          <w:bCs/>
        </w:rPr>
      </w:pPr>
      <w:r w:rsidRPr="00A60279">
        <w:rPr>
          <w:rFonts w:ascii="Consolas" w:hAnsi="Consolas" w:cs="宋体"/>
          <w:bCs/>
        </w:rPr>
        <w:t>表</w:t>
      </w:r>
      <w:r w:rsidR="003A191D" w:rsidRPr="00A60279">
        <w:rPr>
          <w:rFonts w:ascii="Consolas" w:hAnsi="Consolas" w:cs="宋体"/>
          <w:bCs/>
        </w:rPr>
        <w:t>2.</w:t>
      </w:r>
      <w:r w:rsidR="003A2C71" w:rsidRPr="00A60279">
        <w:rPr>
          <w:rFonts w:ascii="Consolas" w:hAnsi="Consolas" w:cs="宋体"/>
          <w:bCs/>
        </w:rPr>
        <w:t>1.</w:t>
      </w:r>
      <w:r w:rsidR="006C396D">
        <w:rPr>
          <w:rFonts w:ascii="Consolas" w:hAnsi="Consolas" w:cs="宋体" w:hint="eastAsia"/>
          <w:bCs/>
        </w:rPr>
        <w:t>3</w:t>
      </w:r>
      <w:r w:rsidR="00AE769A">
        <w:rPr>
          <w:rFonts w:ascii="Consolas" w:hAnsi="Consolas" w:cs="宋体"/>
          <w:bCs/>
        </w:rPr>
        <w:t xml:space="preserve"> </w:t>
      </w:r>
      <w:r w:rsidR="00AE769A">
        <w:rPr>
          <w:rFonts w:ascii="Consolas" w:hAnsi="Consolas" w:cs="宋体" w:hint="eastAsia"/>
          <w:bCs/>
        </w:rPr>
        <w:t>Student</w:t>
      </w:r>
      <w:r w:rsidRPr="00A60279">
        <w:rPr>
          <w:rFonts w:ascii="Consolas" w:hAnsi="Consolas" w:cs="宋体"/>
          <w:bCs/>
        </w:rPr>
        <w:t>类属性表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2"/>
        <w:gridCol w:w="2277"/>
        <w:gridCol w:w="2335"/>
      </w:tblGrid>
      <w:tr w:rsidR="00356F0C" w:rsidRPr="00A60279" w14:paraId="6AE7018F" w14:textId="77777777" w:rsidTr="00356F0C">
        <w:trPr>
          <w:jc w:val="center"/>
        </w:trPr>
        <w:tc>
          <w:tcPr>
            <w:tcW w:w="1832" w:type="dxa"/>
          </w:tcPr>
          <w:p w14:paraId="3DE20376" w14:textId="77777777" w:rsidR="00356F0C" w:rsidRPr="00A60279" w:rsidRDefault="00356F0C" w:rsidP="00A76F3F">
            <w:pPr>
              <w:spacing w:line="360" w:lineRule="auto"/>
              <w:jc w:val="center"/>
              <w:rPr>
                <w:rFonts w:ascii="Consolas" w:hAnsi="Consolas" w:cs="宋体"/>
                <w:bCs/>
              </w:rPr>
            </w:pPr>
            <w:r w:rsidRPr="00A60279">
              <w:rPr>
                <w:rFonts w:ascii="Consolas" w:hAnsi="Consolas" w:cs="宋体"/>
                <w:bCs/>
              </w:rPr>
              <w:t>中文名</w:t>
            </w:r>
          </w:p>
        </w:tc>
        <w:tc>
          <w:tcPr>
            <w:tcW w:w="2277" w:type="dxa"/>
          </w:tcPr>
          <w:p w14:paraId="22AB9717" w14:textId="77777777" w:rsidR="00356F0C" w:rsidRPr="00A60279" w:rsidRDefault="00356F0C" w:rsidP="00A76F3F">
            <w:pPr>
              <w:spacing w:line="360" w:lineRule="auto"/>
              <w:jc w:val="center"/>
              <w:rPr>
                <w:rFonts w:ascii="Consolas" w:hAnsi="Consolas" w:cs="宋体"/>
                <w:bCs/>
              </w:rPr>
            </w:pPr>
            <w:r w:rsidRPr="00A60279">
              <w:rPr>
                <w:rFonts w:ascii="Consolas" w:hAnsi="Consolas" w:cs="宋体"/>
                <w:bCs/>
              </w:rPr>
              <w:t>英文名</w:t>
            </w:r>
          </w:p>
        </w:tc>
        <w:tc>
          <w:tcPr>
            <w:tcW w:w="2335" w:type="dxa"/>
          </w:tcPr>
          <w:p w14:paraId="2BD0234D" w14:textId="77777777" w:rsidR="00356F0C" w:rsidRPr="00A60279" w:rsidRDefault="00356F0C" w:rsidP="00A76F3F">
            <w:pPr>
              <w:spacing w:line="360" w:lineRule="auto"/>
              <w:jc w:val="center"/>
              <w:rPr>
                <w:rFonts w:ascii="Consolas" w:hAnsi="Consolas" w:cs="宋体"/>
                <w:bCs/>
              </w:rPr>
            </w:pPr>
            <w:r w:rsidRPr="00A60279">
              <w:rPr>
                <w:rFonts w:ascii="Consolas" w:hAnsi="Consolas" w:cs="宋体"/>
                <w:bCs/>
              </w:rPr>
              <w:t>数据类型</w:t>
            </w:r>
          </w:p>
        </w:tc>
      </w:tr>
      <w:tr w:rsidR="00356F0C" w:rsidRPr="00A60279" w14:paraId="5955C90C" w14:textId="77777777" w:rsidTr="00356F0C">
        <w:trPr>
          <w:trHeight w:val="90"/>
          <w:jc w:val="center"/>
        </w:trPr>
        <w:tc>
          <w:tcPr>
            <w:tcW w:w="1832" w:type="dxa"/>
          </w:tcPr>
          <w:p w14:paraId="3B33BAD1" w14:textId="77777777" w:rsidR="00356F0C" w:rsidRPr="00A60279" w:rsidRDefault="00BB0802" w:rsidP="00A76F3F">
            <w:pPr>
              <w:spacing w:line="360" w:lineRule="auto"/>
              <w:rPr>
                <w:rFonts w:ascii="Consolas" w:hAnsi="Consolas" w:cs="宋体"/>
                <w:bCs/>
              </w:rPr>
            </w:pPr>
            <w:r w:rsidRPr="00A60279">
              <w:rPr>
                <w:rFonts w:ascii="Consolas" w:hAnsi="Consolas" w:cs="宋体"/>
                <w:bCs/>
              </w:rPr>
              <w:t>用户</w:t>
            </w:r>
            <w:r w:rsidRPr="00A60279">
              <w:rPr>
                <w:rFonts w:ascii="Consolas" w:hAnsi="Consolas" w:cs="宋体"/>
                <w:bCs/>
              </w:rPr>
              <w:t>ID</w:t>
            </w:r>
          </w:p>
        </w:tc>
        <w:tc>
          <w:tcPr>
            <w:tcW w:w="2277" w:type="dxa"/>
          </w:tcPr>
          <w:p w14:paraId="4A92C51C" w14:textId="77777777" w:rsidR="00356F0C" w:rsidRPr="00A60279" w:rsidRDefault="00356F0C" w:rsidP="00A76F3F">
            <w:pPr>
              <w:spacing w:line="360" w:lineRule="auto"/>
              <w:rPr>
                <w:rFonts w:ascii="Consolas" w:hAnsi="Consolas" w:cs="宋体"/>
                <w:bCs/>
              </w:rPr>
            </w:pPr>
            <w:r w:rsidRPr="00A60279">
              <w:rPr>
                <w:rFonts w:ascii="Consolas" w:hAnsi="Consolas" w:cs="宋体"/>
                <w:bCs/>
              </w:rPr>
              <w:t>userID</w:t>
            </w:r>
          </w:p>
        </w:tc>
        <w:tc>
          <w:tcPr>
            <w:tcW w:w="2335" w:type="dxa"/>
          </w:tcPr>
          <w:p w14:paraId="7BA08D33" w14:textId="77777777" w:rsidR="00356F0C" w:rsidRPr="00A60279" w:rsidRDefault="00763E8E" w:rsidP="00A76F3F">
            <w:pPr>
              <w:spacing w:line="360" w:lineRule="auto"/>
              <w:rPr>
                <w:rFonts w:ascii="Consolas" w:hAnsi="Consolas" w:cs="宋体"/>
                <w:bCs/>
              </w:rPr>
            </w:pPr>
            <w:r w:rsidRPr="00A60279">
              <w:rPr>
                <w:rFonts w:ascii="Consolas" w:hAnsi="Consolas" w:cs="宋体"/>
                <w:bCs/>
              </w:rPr>
              <w:t>unsigned</w:t>
            </w:r>
          </w:p>
        </w:tc>
      </w:tr>
      <w:tr w:rsidR="00D0040A" w:rsidRPr="00A60279" w14:paraId="1668AFBB" w14:textId="77777777" w:rsidTr="00356F0C">
        <w:trPr>
          <w:trHeight w:val="90"/>
          <w:jc w:val="center"/>
        </w:trPr>
        <w:tc>
          <w:tcPr>
            <w:tcW w:w="1832" w:type="dxa"/>
          </w:tcPr>
          <w:p w14:paraId="4B0EC460" w14:textId="77777777" w:rsidR="00D0040A" w:rsidRPr="00A60279" w:rsidRDefault="00D0040A" w:rsidP="00A76F3F">
            <w:pPr>
              <w:spacing w:line="360" w:lineRule="auto"/>
              <w:rPr>
                <w:rFonts w:ascii="Consolas" w:hAnsi="Consolas" w:cs="宋体"/>
                <w:bCs/>
              </w:rPr>
            </w:pPr>
            <w:r>
              <w:rPr>
                <w:rFonts w:ascii="Consolas" w:hAnsi="Consolas" w:cs="宋体" w:hint="eastAsia"/>
                <w:bCs/>
              </w:rPr>
              <w:t>昵称</w:t>
            </w:r>
          </w:p>
        </w:tc>
        <w:tc>
          <w:tcPr>
            <w:tcW w:w="2277" w:type="dxa"/>
          </w:tcPr>
          <w:p w14:paraId="109069C0" w14:textId="77777777" w:rsidR="00D0040A" w:rsidRPr="00A60279" w:rsidRDefault="00AE769A" w:rsidP="00A76F3F">
            <w:pPr>
              <w:spacing w:line="360" w:lineRule="auto"/>
              <w:rPr>
                <w:rFonts w:ascii="Consolas" w:hAnsi="Consolas" w:cs="宋体"/>
                <w:bCs/>
              </w:rPr>
            </w:pPr>
            <w:proofErr w:type="spellStart"/>
            <w:r>
              <w:rPr>
                <w:rFonts w:ascii="Consolas" w:hAnsi="Consolas" w:cs="宋体" w:hint="eastAsia"/>
                <w:bCs/>
              </w:rPr>
              <w:t>NickName</w:t>
            </w:r>
            <w:proofErr w:type="spellEnd"/>
          </w:p>
        </w:tc>
        <w:tc>
          <w:tcPr>
            <w:tcW w:w="2335" w:type="dxa"/>
          </w:tcPr>
          <w:p w14:paraId="0F359A2F" w14:textId="77777777" w:rsidR="00D0040A" w:rsidRPr="00A60279" w:rsidRDefault="00AE769A" w:rsidP="00A76F3F">
            <w:pPr>
              <w:spacing w:line="360" w:lineRule="auto"/>
              <w:rPr>
                <w:rFonts w:ascii="Consolas" w:hAnsi="Consolas" w:cs="宋体"/>
                <w:bCs/>
              </w:rPr>
            </w:pPr>
            <w:r>
              <w:rPr>
                <w:rFonts w:ascii="Consolas" w:hAnsi="Consolas" w:cs="宋体" w:hint="eastAsia"/>
                <w:bCs/>
              </w:rPr>
              <w:t>v</w:t>
            </w:r>
            <w:r>
              <w:rPr>
                <w:rFonts w:ascii="Consolas" w:hAnsi="Consolas" w:cs="宋体"/>
                <w:bCs/>
              </w:rPr>
              <w:t>archar</w:t>
            </w:r>
          </w:p>
        </w:tc>
      </w:tr>
      <w:tr w:rsidR="00356F0C" w:rsidRPr="00A60279" w14:paraId="520BEBD4" w14:textId="77777777" w:rsidTr="00356F0C">
        <w:trPr>
          <w:trHeight w:val="90"/>
          <w:jc w:val="center"/>
        </w:trPr>
        <w:tc>
          <w:tcPr>
            <w:tcW w:w="1832" w:type="dxa"/>
          </w:tcPr>
          <w:p w14:paraId="492A4451" w14:textId="77777777" w:rsidR="00356F0C" w:rsidRPr="00A60279" w:rsidRDefault="00BB0802" w:rsidP="00A76F3F">
            <w:pPr>
              <w:spacing w:line="360" w:lineRule="auto"/>
              <w:rPr>
                <w:rFonts w:ascii="Consolas" w:hAnsi="Consolas" w:cs="宋体"/>
                <w:bCs/>
              </w:rPr>
            </w:pPr>
            <w:r w:rsidRPr="00A60279">
              <w:rPr>
                <w:rFonts w:ascii="Consolas" w:hAnsi="Consolas" w:cs="宋体"/>
                <w:bCs/>
              </w:rPr>
              <w:t>电子邮箱</w:t>
            </w:r>
          </w:p>
        </w:tc>
        <w:tc>
          <w:tcPr>
            <w:tcW w:w="2277" w:type="dxa"/>
          </w:tcPr>
          <w:p w14:paraId="758BB7C8" w14:textId="77777777" w:rsidR="00356F0C" w:rsidRPr="00A60279" w:rsidRDefault="00BB0802" w:rsidP="00A76F3F">
            <w:pPr>
              <w:spacing w:line="360" w:lineRule="auto"/>
              <w:rPr>
                <w:rFonts w:ascii="Consolas" w:hAnsi="Consolas" w:cs="宋体"/>
                <w:bCs/>
              </w:rPr>
            </w:pPr>
            <w:proofErr w:type="spellStart"/>
            <w:r w:rsidRPr="00A60279">
              <w:rPr>
                <w:rFonts w:ascii="Consolas" w:hAnsi="Consolas" w:cs="宋体"/>
                <w:bCs/>
              </w:rPr>
              <w:t>userEmail</w:t>
            </w:r>
            <w:proofErr w:type="spellEnd"/>
          </w:p>
        </w:tc>
        <w:tc>
          <w:tcPr>
            <w:tcW w:w="2335" w:type="dxa"/>
          </w:tcPr>
          <w:p w14:paraId="0C166421" w14:textId="77777777" w:rsidR="00356F0C" w:rsidRPr="00A60279" w:rsidRDefault="00BB0802" w:rsidP="00A76F3F">
            <w:pPr>
              <w:spacing w:line="360" w:lineRule="auto"/>
              <w:rPr>
                <w:rFonts w:ascii="Consolas" w:hAnsi="Consolas" w:cs="宋体"/>
                <w:bCs/>
              </w:rPr>
            </w:pPr>
            <w:r w:rsidRPr="00A60279">
              <w:rPr>
                <w:rFonts w:ascii="Consolas" w:hAnsi="Consolas" w:cs="宋体"/>
                <w:bCs/>
              </w:rPr>
              <w:t>varchar</w:t>
            </w:r>
          </w:p>
        </w:tc>
      </w:tr>
      <w:tr w:rsidR="00BB0802" w:rsidRPr="00A60279" w14:paraId="4980BCB1" w14:textId="77777777" w:rsidTr="00356F0C">
        <w:trPr>
          <w:trHeight w:val="90"/>
          <w:jc w:val="center"/>
        </w:trPr>
        <w:tc>
          <w:tcPr>
            <w:tcW w:w="1832" w:type="dxa"/>
          </w:tcPr>
          <w:p w14:paraId="2E62F371" w14:textId="77777777" w:rsidR="00BB0802" w:rsidRPr="00A60279" w:rsidRDefault="00BB0802" w:rsidP="00BB0802">
            <w:pPr>
              <w:spacing w:line="360" w:lineRule="auto"/>
              <w:rPr>
                <w:rFonts w:ascii="Consolas" w:hAnsi="Consolas" w:cs="宋体"/>
                <w:bCs/>
              </w:rPr>
            </w:pPr>
            <w:r w:rsidRPr="00A60279">
              <w:rPr>
                <w:rFonts w:ascii="Consolas" w:hAnsi="Consolas" w:cs="宋体"/>
                <w:bCs/>
              </w:rPr>
              <w:t>登陆密码</w:t>
            </w:r>
          </w:p>
        </w:tc>
        <w:tc>
          <w:tcPr>
            <w:tcW w:w="2277" w:type="dxa"/>
          </w:tcPr>
          <w:p w14:paraId="2521FE35" w14:textId="77777777" w:rsidR="00BB0802" w:rsidRPr="00A60279" w:rsidRDefault="00BB0802" w:rsidP="00BB0802">
            <w:pPr>
              <w:spacing w:line="360" w:lineRule="auto"/>
              <w:rPr>
                <w:rFonts w:ascii="Consolas" w:hAnsi="Consolas" w:cs="宋体"/>
                <w:bCs/>
              </w:rPr>
            </w:pPr>
            <w:proofErr w:type="spellStart"/>
            <w:r w:rsidRPr="00A60279">
              <w:rPr>
                <w:rFonts w:ascii="Consolas" w:hAnsi="Consolas" w:cs="宋体"/>
                <w:bCs/>
              </w:rPr>
              <w:t>userPassword</w:t>
            </w:r>
            <w:proofErr w:type="spellEnd"/>
          </w:p>
        </w:tc>
        <w:tc>
          <w:tcPr>
            <w:tcW w:w="2335" w:type="dxa"/>
          </w:tcPr>
          <w:p w14:paraId="24220E06" w14:textId="77777777" w:rsidR="00BB0802" w:rsidRPr="00A60279" w:rsidRDefault="00BB0802" w:rsidP="00BB0802">
            <w:pPr>
              <w:spacing w:line="360" w:lineRule="auto"/>
              <w:rPr>
                <w:rFonts w:ascii="Consolas" w:hAnsi="Consolas" w:cs="宋体"/>
                <w:bCs/>
              </w:rPr>
            </w:pPr>
            <w:r w:rsidRPr="00A60279">
              <w:rPr>
                <w:rFonts w:ascii="Consolas" w:hAnsi="Consolas" w:cs="宋体"/>
                <w:bCs/>
              </w:rPr>
              <w:t>varchar</w:t>
            </w:r>
          </w:p>
        </w:tc>
      </w:tr>
      <w:tr w:rsidR="00676897" w:rsidRPr="00A60279" w14:paraId="736590ED" w14:textId="77777777" w:rsidTr="00356F0C">
        <w:trPr>
          <w:trHeight w:val="90"/>
          <w:jc w:val="center"/>
        </w:trPr>
        <w:tc>
          <w:tcPr>
            <w:tcW w:w="1832" w:type="dxa"/>
          </w:tcPr>
          <w:p w14:paraId="6AD3BB33" w14:textId="77777777" w:rsidR="00676897" w:rsidRPr="00A60279" w:rsidRDefault="00676897" w:rsidP="00BB0802">
            <w:pPr>
              <w:spacing w:line="360" w:lineRule="auto"/>
              <w:rPr>
                <w:rFonts w:ascii="Consolas" w:hAnsi="Consolas" w:cs="宋体"/>
                <w:bCs/>
              </w:rPr>
            </w:pPr>
            <w:r w:rsidRPr="00A60279">
              <w:rPr>
                <w:rFonts w:ascii="Consolas" w:hAnsi="Consolas" w:cs="宋体"/>
                <w:bCs/>
              </w:rPr>
              <w:t>注册</w:t>
            </w:r>
            <w:r w:rsidR="008A1692">
              <w:rPr>
                <w:rFonts w:ascii="Consolas" w:hAnsi="Consolas" w:cs="宋体" w:hint="eastAsia"/>
                <w:bCs/>
              </w:rPr>
              <w:t>时间</w:t>
            </w:r>
          </w:p>
        </w:tc>
        <w:tc>
          <w:tcPr>
            <w:tcW w:w="2277" w:type="dxa"/>
          </w:tcPr>
          <w:p w14:paraId="57C178C1" w14:textId="77777777" w:rsidR="00676897" w:rsidRPr="00A60279" w:rsidRDefault="008A1692" w:rsidP="00BB0802">
            <w:pPr>
              <w:spacing w:line="360" w:lineRule="auto"/>
              <w:rPr>
                <w:rFonts w:ascii="Consolas" w:hAnsi="Consolas" w:cs="宋体"/>
                <w:bCs/>
              </w:rPr>
            </w:pPr>
            <w:proofErr w:type="spellStart"/>
            <w:r>
              <w:rPr>
                <w:rFonts w:ascii="Consolas" w:hAnsi="Consolas" w:cs="宋体"/>
                <w:bCs/>
              </w:rPr>
              <w:t>register</w:t>
            </w:r>
            <w:r>
              <w:rPr>
                <w:rFonts w:ascii="Consolas" w:hAnsi="Consolas" w:cs="宋体" w:hint="eastAsia"/>
                <w:bCs/>
              </w:rPr>
              <w:t>Time</w:t>
            </w:r>
            <w:proofErr w:type="spellEnd"/>
          </w:p>
        </w:tc>
        <w:tc>
          <w:tcPr>
            <w:tcW w:w="2335" w:type="dxa"/>
          </w:tcPr>
          <w:p w14:paraId="34426D3D" w14:textId="77777777" w:rsidR="00676897" w:rsidRPr="00A60279" w:rsidRDefault="008A1692" w:rsidP="00BB0802">
            <w:pPr>
              <w:spacing w:line="360" w:lineRule="auto"/>
              <w:rPr>
                <w:rFonts w:ascii="Consolas" w:hAnsi="Consolas" w:cs="宋体"/>
                <w:bCs/>
              </w:rPr>
            </w:pPr>
            <w:r>
              <w:rPr>
                <w:rFonts w:ascii="Consolas" w:hAnsi="Consolas" w:cs="宋体"/>
                <w:bCs/>
              </w:rPr>
              <w:t>d</w:t>
            </w:r>
            <w:r w:rsidR="00E91F49" w:rsidRPr="00A60279">
              <w:rPr>
                <w:rFonts w:ascii="Consolas" w:hAnsi="Consolas" w:cs="宋体"/>
                <w:bCs/>
              </w:rPr>
              <w:t>ate</w:t>
            </w:r>
            <w:r>
              <w:rPr>
                <w:rFonts w:ascii="Consolas" w:hAnsi="Consolas" w:cs="宋体" w:hint="eastAsia"/>
                <w:bCs/>
              </w:rPr>
              <w:t>time</w:t>
            </w:r>
          </w:p>
        </w:tc>
      </w:tr>
      <w:tr w:rsidR="009F5E7F" w:rsidRPr="00A60279" w14:paraId="6B67DAB3" w14:textId="77777777" w:rsidTr="00356F0C">
        <w:trPr>
          <w:trHeight w:val="90"/>
          <w:jc w:val="center"/>
        </w:trPr>
        <w:tc>
          <w:tcPr>
            <w:tcW w:w="1832" w:type="dxa"/>
          </w:tcPr>
          <w:p w14:paraId="1A75D726" w14:textId="77777777" w:rsidR="009F5E7F" w:rsidRPr="00A60279" w:rsidRDefault="009F5E7F" w:rsidP="00BB0802">
            <w:pPr>
              <w:spacing w:line="360" w:lineRule="auto"/>
              <w:rPr>
                <w:rFonts w:ascii="Consolas" w:hAnsi="Consolas" w:cs="宋体"/>
                <w:bCs/>
              </w:rPr>
            </w:pPr>
            <w:r>
              <w:rPr>
                <w:rFonts w:ascii="Consolas" w:hAnsi="Consolas" w:cs="宋体" w:hint="eastAsia"/>
                <w:bCs/>
              </w:rPr>
              <w:t>用户身份</w:t>
            </w:r>
          </w:p>
        </w:tc>
        <w:tc>
          <w:tcPr>
            <w:tcW w:w="2277" w:type="dxa"/>
          </w:tcPr>
          <w:p w14:paraId="35CB9ACE" w14:textId="77777777" w:rsidR="009F5E7F" w:rsidRPr="00A60279" w:rsidRDefault="009F5E7F" w:rsidP="00BB0802">
            <w:pPr>
              <w:spacing w:line="360" w:lineRule="auto"/>
              <w:rPr>
                <w:rFonts w:ascii="Consolas" w:hAnsi="Consolas" w:cs="宋体"/>
                <w:bCs/>
              </w:rPr>
            </w:pPr>
            <w:proofErr w:type="spellStart"/>
            <w:r>
              <w:rPr>
                <w:rFonts w:ascii="Consolas" w:hAnsi="Consolas" w:cs="宋体" w:hint="eastAsia"/>
                <w:bCs/>
              </w:rPr>
              <w:t>userType</w:t>
            </w:r>
            <w:proofErr w:type="spellEnd"/>
          </w:p>
        </w:tc>
        <w:tc>
          <w:tcPr>
            <w:tcW w:w="2335" w:type="dxa"/>
          </w:tcPr>
          <w:p w14:paraId="5EFEAE0C" w14:textId="77777777" w:rsidR="009F5E7F" w:rsidRPr="00A60279" w:rsidRDefault="009F5E7F" w:rsidP="00BB0802">
            <w:pPr>
              <w:spacing w:line="360" w:lineRule="auto"/>
              <w:rPr>
                <w:rFonts w:ascii="Consolas" w:hAnsi="Consolas" w:cs="宋体"/>
                <w:bCs/>
              </w:rPr>
            </w:pPr>
            <w:proofErr w:type="spellStart"/>
            <w:r>
              <w:rPr>
                <w:rFonts w:ascii="Consolas" w:hAnsi="Consolas" w:cs="宋体"/>
                <w:bCs/>
              </w:rPr>
              <w:t>e</w:t>
            </w:r>
            <w:r>
              <w:rPr>
                <w:rFonts w:ascii="Consolas" w:hAnsi="Consolas" w:cs="宋体" w:hint="eastAsia"/>
                <w:bCs/>
              </w:rPr>
              <w:t>num</w:t>
            </w:r>
            <w:proofErr w:type="spellEnd"/>
          </w:p>
        </w:tc>
      </w:tr>
      <w:tr w:rsidR="009F5E7F" w:rsidRPr="00A60279" w14:paraId="599399BC" w14:textId="77777777" w:rsidTr="00356F0C">
        <w:trPr>
          <w:trHeight w:val="90"/>
          <w:jc w:val="center"/>
        </w:trPr>
        <w:tc>
          <w:tcPr>
            <w:tcW w:w="1832" w:type="dxa"/>
          </w:tcPr>
          <w:p w14:paraId="0A3DE4CA" w14:textId="4EEA56F4" w:rsidR="009F5E7F" w:rsidRDefault="009F5E7F" w:rsidP="00BB0802">
            <w:pPr>
              <w:spacing w:line="360" w:lineRule="auto"/>
              <w:rPr>
                <w:rFonts w:ascii="Consolas" w:hAnsi="Consolas" w:cs="宋体"/>
                <w:bCs/>
              </w:rPr>
            </w:pPr>
            <w:commentRangeStart w:id="26"/>
            <w:r>
              <w:rPr>
                <w:rFonts w:ascii="Consolas" w:hAnsi="Consolas" w:cs="宋体" w:hint="eastAsia"/>
                <w:bCs/>
              </w:rPr>
              <w:t>是否</w:t>
            </w:r>
            <w:ins w:id="27" w:author="Microsoft Office User" w:date="2018-11-16T00:01:00Z">
              <w:r w:rsidR="00AB68D6">
                <w:rPr>
                  <w:rFonts w:ascii="Consolas" w:hAnsi="Consolas" w:cs="宋体" w:hint="eastAsia"/>
                  <w:bCs/>
                </w:rPr>
                <w:t>完善信息</w:t>
              </w:r>
            </w:ins>
            <w:del w:id="28" w:author="Microsoft Office User" w:date="2018-11-16T00:01:00Z">
              <w:r w:rsidDel="00AB68D6">
                <w:rPr>
                  <w:rFonts w:ascii="Consolas" w:hAnsi="Consolas" w:cs="宋体" w:hint="eastAsia"/>
                  <w:bCs/>
                </w:rPr>
                <w:delText>激活</w:delText>
              </w:r>
            </w:del>
          </w:p>
        </w:tc>
        <w:tc>
          <w:tcPr>
            <w:tcW w:w="2277" w:type="dxa"/>
          </w:tcPr>
          <w:p w14:paraId="037ED242" w14:textId="77777777" w:rsidR="009F5E7F" w:rsidRDefault="009F5E7F" w:rsidP="00BB0802">
            <w:pPr>
              <w:spacing w:line="360" w:lineRule="auto"/>
              <w:rPr>
                <w:rFonts w:ascii="Consolas" w:hAnsi="Consolas" w:cs="宋体"/>
                <w:bCs/>
              </w:rPr>
            </w:pPr>
            <w:proofErr w:type="spellStart"/>
            <w:r>
              <w:rPr>
                <w:rFonts w:ascii="Consolas" w:hAnsi="Consolas" w:cs="宋体" w:hint="eastAsia"/>
                <w:bCs/>
              </w:rPr>
              <w:t>isVer</w:t>
            </w:r>
            <w:r>
              <w:rPr>
                <w:rFonts w:ascii="Consolas" w:hAnsi="Consolas" w:cs="宋体"/>
                <w:bCs/>
              </w:rPr>
              <w:t>ified</w:t>
            </w:r>
            <w:proofErr w:type="spellEnd"/>
          </w:p>
        </w:tc>
        <w:tc>
          <w:tcPr>
            <w:tcW w:w="2335" w:type="dxa"/>
          </w:tcPr>
          <w:p w14:paraId="3354DC49" w14:textId="77777777" w:rsidR="009F5E7F" w:rsidRDefault="009F5E7F" w:rsidP="00BB0802">
            <w:pPr>
              <w:spacing w:line="360" w:lineRule="auto"/>
              <w:rPr>
                <w:rFonts w:ascii="Consolas" w:hAnsi="Consolas" w:cs="宋体"/>
                <w:bCs/>
              </w:rPr>
            </w:pPr>
            <w:commentRangeStart w:id="29"/>
            <w:r>
              <w:rPr>
                <w:rFonts w:ascii="Consolas" w:hAnsi="Consolas" w:cs="宋体" w:hint="eastAsia"/>
                <w:bCs/>
              </w:rPr>
              <w:t>bool</w:t>
            </w:r>
            <w:commentRangeEnd w:id="26"/>
            <w:r w:rsidR="00C01A76">
              <w:rPr>
                <w:rStyle w:val="a4"/>
              </w:rPr>
              <w:commentReference w:id="26"/>
            </w:r>
            <w:commentRangeEnd w:id="29"/>
            <w:r w:rsidR="005C3CF7">
              <w:rPr>
                <w:rStyle w:val="a4"/>
              </w:rPr>
              <w:commentReference w:id="29"/>
            </w:r>
          </w:p>
        </w:tc>
      </w:tr>
    </w:tbl>
    <w:p w14:paraId="0E7DAA80" w14:textId="77777777" w:rsidR="00E91F49" w:rsidRDefault="00E91F49" w:rsidP="00E91F49">
      <w:pPr>
        <w:spacing w:line="360" w:lineRule="auto"/>
        <w:ind w:firstLine="420"/>
        <w:rPr>
          <w:rFonts w:ascii="Consolas" w:hAnsi="Consolas" w:cs="宋体"/>
        </w:rPr>
      </w:pPr>
    </w:p>
    <w:p w14:paraId="0602A4E1" w14:textId="77777777" w:rsidR="00AE769A" w:rsidRPr="00A60279" w:rsidRDefault="00AE769A" w:rsidP="00AE769A">
      <w:pPr>
        <w:spacing w:line="360" w:lineRule="auto"/>
        <w:ind w:firstLine="420"/>
        <w:rPr>
          <w:rFonts w:ascii="Consolas" w:hAnsi="Consolas" w:cs="宋体"/>
        </w:rPr>
      </w:pPr>
      <w:r w:rsidRPr="00A60279">
        <w:rPr>
          <w:rFonts w:ascii="Consolas" w:hAnsi="Consolas" w:cs="宋体"/>
        </w:rPr>
        <w:t>类名：</w:t>
      </w:r>
      <w:r>
        <w:rPr>
          <w:rFonts w:ascii="Consolas" w:hAnsi="Consolas" w:cs="宋体"/>
        </w:rPr>
        <w:t>Manager</w:t>
      </w:r>
      <w:r w:rsidRPr="00A60279">
        <w:rPr>
          <w:rFonts w:ascii="Consolas" w:hAnsi="Consolas" w:cs="宋体"/>
        </w:rPr>
        <w:t>（</w:t>
      </w:r>
      <w:r>
        <w:rPr>
          <w:rFonts w:ascii="Consolas" w:hAnsi="Consolas" w:cs="宋体" w:hint="eastAsia"/>
        </w:rPr>
        <w:t>食堂经理</w:t>
      </w:r>
      <w:r w:rsidRPr="00A60279">
        <w:rPr>
          <w:rFonts w:ascii="Consolas" w:hAnsi="Consolas" w:cs="宋体"/>
        </w:rPr>
        <w:t>类）</w:t>
      </w:r>
    </w:p>
    <w:p w14:paraId="2E7BFDF1" w14:textId="77777777" w:rsidR="00AE769A" w:rsidRPr="00A60279" w:rsidRDefault="00AE769A" w:rsidP="00AE769A">
      <w:pPr>
        <w:spacing w:line="360" w:lineRule="auto"/>
        <w:ind w:firstLine="420"/>
        <w:rPr>
          <w:rFonts w:ascii="Consolas" w:hAnsi="Consolas" w:cs="宋体"/>
        </w:rPr>
      </w:pPr>
      <w:r w:rsidRPr="00A60279">
        <w:rPr>
          <w:rFonts w:ascii="Consolas" w:hAnsi="Consolas" w:cs="宋体"/>
          <w:bCs/>
        </w:rPr>
        <w:t>属性表如表</w:t>
      </w:r>
      <w:r w:rsidRPr="00A60279">
        <w:rPr>
          <w:rFonts w:ascii="Consolas" w:hAnsi="Consolas" w:cs="宋体"/>
          <w:bCs/>
        </w:rPr>
        <w:t>2.1.</w:t>
      </w:r>
      <w:r>
        <w:rPr>
          <w:rFonts w:ascii="Consolas" w:hAnsi="Consolas" w:cs="宋体" w:hint="eastAsia"/>
          <w:bCs/>
        </w:rPr>
        <w:t>3</w:t>
      </w:r>
      <w:r w:rsidRPr="00A60279">
        <w:rPr>
          <w:rFonts w:ascii="Consolas" w:hAnsi="Consolas" w:cs="宋体"/>
          <w:bCs/>
        </w:rPr>
        <w:t>所示：</w:t>
      </w:r>
    </w:p>
    <w:p w14:paraId="65C9D4D9" w14:textId="77777777" w:rsidR="00AE769A" w:rsidRPr="00A60279" w:rsidRDefault="00AE769A" w:rsidP="00AE769A">
      <w:pPr>
        <w:spacing w:line="360" w:lineRule="auto"/>
        <w:ind w:firstLine="420"/>
        <w:jc w:val="center"/>
        <w:rPr>
          <w:rFonts w:ascii="Consolas" w:hAnsi="Consolas" w:cs="宋体"/>
          <w:bCs/>
        </w:rPr>
      </w:pPr>
      <w:r w:rsidRPr="00A60279">
        <w:rPr>
          <w:rFonts w:ascii="Consolas" w:hAnsi="Consolas" w:cs="宋体"/>
          <w:bCs/>
        </w:rPr>
        <w:t>表</w:t>
      </w:r>
      <w:r w:rsidRPr="00A60279">
        <w:rPr>
          <w:rFonts w:ascii="Consolas" w:hAnsi="Consolas" w:cs="宋体"/>
          <w:bCs/>
        </w:rPr>
        <w:t>2.1.</w:t>
      </w:r>
      <w:r>
        <w:rPr>
          <w:rFonts w:ascii="Consolas" w:hAnsi="Consolas" w:cs="宋体" w:hint="eastAsia"/>
          <w:bCs/>
        </w:rPr>
        <w:t>3</w:t>
      </w:r>
      <w:r>
        <w:rPr>
          <w:rFonts w:ascii="Consolas" w:hAnsi="Consolas" w:cs="宋体"/>
          <w:bCs/>
        </w:rPr>
        <w:t xml:space="preserve"> </w:t>
      </w:r>
      <w:r w:rsidR="00A4296C">
        <w:rPr>
          <w:rFonts w:ascii="Consolas" w:hAnsi="Consolas" w:cs="宋体" w:hint="eastAsia"/>
          <w:bCs/>
        </w:rPr>
        <w:t>Manager</w:t>
      </w:r>
      <w:r w:rsidRPr="00A60279">
        <w:rPr>
          <w:rFonts w:ascii="Consolas" w:hAnsi="Consolas" w:cs="宋体"/>
          <w:bCs/>
        </w:rPr>
        <w:t>类属性表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2"/>
        <w:gridCol w:w="2277"/>
        <w:gridCol w:w="2335"/>
      </w:tblGrid>
      <w:tr w:rsidR="00AE769A" w:rsidRPr="00A60279" w14:paraId="152B2D84" w14:textId="77777777" w:rsidTr="00A46897">
        <w:trPr>
          <w:jc w:val="center"/>
        </w:trPr>
        <w:tc>
          <w:tcPr>
            <w:tcW w:w="1832" w:type="dxa"/>
          </w:tcPr>
          <w:p w14:paraId="0AF781EB" w14:textId="77777777" w:rsidR="00AE769A" w:rsidRPr="00A60279" w:rsidRDefault="00AE769A" w:rsidP="00A46897">
            <w:pPr>
              <w:spacing w:line="360" w:lineRule="auto"/>
              <w:jc w:val="center"/>
              <w:rPr>
                <w:rFonts w:ascii="Consolas" w:hAnsi="Consolas" w:cs="宋体"/>
                <w:bCs/>
              </w:rPr>
            </w:pPr>
            <w:r w:rsidRPr="00A60279">
              <w:rPr>
                <w:rFonts w:ascii="Consolas" w:hAnsi="Consolas" w:cs="宋体"/>
                <w:bCs/>
              </w:rPr>
              <w:lastRenderedPageBreak/>
              <w:t>中文名</w:t>
            </w:r>
          </w:p>
        </w:tc>
        <w:tc>
          <w:tcPr>
            <w:tcW w:w="2277" w:type="dxa"/>
          </w:tcPr>
          <w:p w14:paraId="543FDC3A" w14:textId="77777777" w:rsidR="00AE769A" w:rsidRPr="00A60279" w:rsidRDefault="00AE769A" w:rsidP="00A46897">
            <w:pPr>
              <w:spacing w:line="360" w:lineRule="auto"/>
              <w:jc w:val="center"/>
              <w:rPr>
                <w:rFonts w:ascii="Consolas" w:hAnsi="Consolas" w:cs="宋体"/>
                <w:bCs/>
              </w:rPr>
            </w:pPr>
            <w:r w:rsidRPr="00A60279">
              <w:rPr>
                <w:rFonts w:ascii="Consolas" w:hAnsi="Consolas" w:cs="宋体"/>
                <w:bCs/>
              </w:rPr>
              <w:t>英文名</w:t>
            </w:r>
          </w:p>
        </w:tc>
        <w:tc>
          <w:tcPr>
            <w:tcW w:w="2335" w:type="dxa"/>
          </w:tcPr>
          <w:p w14:paraId="30F07E54" w14:textId="77777777" w:rsidR="00AE769A" w:rsidRPr="00A60279" w:rsidRDefault="00AE769A" w:rsidP="00A46897">
            <w:pPr>
              <w:spacing w:line="360" w:lineRule="auto"/>
              <w:jc w:val="center"/>
              <w:rPr>
                <w:rFonts w:ascii="Consolas" w:hAnsi="Consolas" w:cs="宋体"/>
                <w:bCs/>
              </w:rPr>
            </w:pPr>
            <w:r w:rsidRPr="00A60279">
              <w:rPr>
                <w:rFonts w:ascii="Consolas" w:hAnsi="Consolas" w:cs="宋体"/>
                <w:bCs/>
              </w:rPr>
              <w:t>数据类型</w:t>
            </w:r>
          </w:p>
        </w:tc>
      </w:tr>
      <w:tr w:rsidR="00AE769A" w:rsidRPr="00A60279" w14:paraId="3E370673" w14:textId="77777777" w:rsidTr="00A46897">
        <w:trPr>
          <w:trHeight w:val="90"/>
          <w:jc w:val="center"/>
        </w:trPr>
        <w:tc>
          <w:tcPr>
            <w:tcW w:w="1832" w:type="dxa"/>
          </w:tcPr>
          <w:p w14:paraId="347DE1FE" w14:textId="77777777" w:rsidR="00AE769A" w:rsidRPr="00A60279" w:rsidRDefault="00AE769A" w:rsidP="00A46897">
            <w:pPr>
              <w:spacing w:line="360" w:lineRule="auto"/>
              <w:rPr>
                <w:rFonts w:ascii="Consolas" w:hAnsi="Consolas" w:cs="宋体"/>
                <w:bCs/>
              </w:rPr>
            </w:pPr>
            <w:r w:rsidRPr="00A60279">
              <w:rPr>
                <w:rFonts w:ascii="Consolas" w:hAnsi="Consolas" w:cs="宋体"/>
                <w:bCs/>
              </w:rPr>
              <w:t>用户</w:t>
            </w:r>
            <w:r w:rsidRPr="00A60279">
              <w:rPr>
                <w:rFonts w:ascii="Consolas" w:hAnsi="Consolas" w:cs="宋体"/>
                <w:bCs/>
              </w:rPr>
              <w:t>ID</w:t>
            </w:r>
          </w:p>
        </w:tc>
        <w:tc>
          <w:tcPr>
            <w:tcW w:w="2277" w:type="dxa"/>
          </w:tcPr>
          <w:p w14:paraId="5C539A39" w14:textId="77777777" w:rsidR="00AE769A" w:rsidRPr="00A60279" w:rsidRDefault="00AE769A" w:rsidP="00A46897">
            <w:pPr>
              <w:spacing w:line="360" w:lineRule="auto"/>
              <w:rPr>
                <w:rFonts w:ascii="Consolas" w:hAnsi="Consolas" w:cs="宋体"/>
                <w:bCs/>
              </w:rPr>
            </w:pPr>
            <w:proofErr w:type="spellStart"/>
            <w:r w:rsidRPr="00A60279">
              <w:rPr>
                <w:rFonts w:ascii="Consolas" w:hAnsi="Consolas" w:cs="宋体"/>
                <w:bCs/>
              </w:rPr>
              <w:t>userID</w:t>
            </w:r>
            <w:proofErr w:type="spellEnd"/>
          </w:p>
        </w:tc>
        <w:tc>
          <w:tcPr>
            <w:tcW w:w="2335" w:type="dxa"/>
          </w:tcPr>
          <w:p w14:paraId="0E506B74" w14:textId="77777777" w:rsidR="00AE769A" w:rsidRPr="00A60279" w:rsidRDefault="00AE769A" w:rsidP="00A46897">
            <w:pPr>
              <w:spacing w:line="360" w:lineRule="auto"/>
              <w:rPr>
                <w:rFonts w:ascii="Consolas" w:hAnsi="Consolas" w:cs="宋体"/>
                <w:bCs/>
              </w:rPr>
            </w:pPr>
            <w:r w:rsidRPr="00A60279">
              <w:rPr>
                <w:rFonts w:ascii="Consolas" w:hAnsi="Consolas" w:cs="宋体"/>
                <w:bCs/>
              </w:rPr>
              <w:t>unsigned</w:t>
            </w:r>
          </w:p>
        </w:tc>
      </w:tr>
      <w:tr w:rsidR="00043E84" w:rsidRPr="00A60279" w14:paraId="63E5CF82" w14:textId="77777777" w:rsidTr="00A46897">
        <w:trPr>
          <w:trHeight w:val="90"/>
          <w:jc w:val="center"/>
        </w:trPr>
        <w:tc>
          <w:tcPr>
            <w:tcW w:w="1832" w:type="dxa"/>
          </w:tcPr>
          <w:p w14:paraId="5FFF444A" w14:textId="3A0F4B52" w:rsidR="00043E84" w:rsidRPr="00A60279" w:rsidRDefault="00043E84" w:rsidP="00A46897">
            <w:pPr>
              <w:spacing w:line="360" w:lineRule="auto"/>
              <w:rPr>
                <w:rFonts w:ascii="Consolas" w:hAnsi="Consolas" w:cs="宋体"/>
                <w:bCs/>
              </w:rPr>
            </w:pPr>
            <w:commentRangeStart w:id="30"/>
            <w:r>
              <w:rPr>
                <w:rFonts w:ascii="Consolas" w:hAnsi="Consolas" w:cs="宋体" w:hint="eastAsia"/>
                <w:bCs/>
              </w:rPr>
              <w:t>所属食堂</w:t>
            </w:r>
            <w:del w:id="31" w:author="毛毛妈" w:date="2018-10-30T09:03:00Z">
              <w:r w:rsidDel="000B7D69">
                <w:rPr>
                  <w:rFonts w:ascii="Consolas" w:hAnsi="Consolas" w:cs="宋体" w:hint="eastAsia"/>
                  <w:bCs/>
                </w:rPr>
                <w:delText>ID</w:delText>
              </w:r>
            </w:del>
          </w:p>
        </w:tc>
        <w:tc>
          <w:tcPr>
            <w:tcW w:w="2277" w:type="dxa"/>
          </w:tcPr>
          <w:p w14:paraId="5EEBB4E8" w14:textId="77C94E8B" w:rsidR="00043E84" w:rsidRPr="00A60279" w:rsidRDefault="00043E84" w:rsidP="00A46897">
            <w:pPr>
              <w:spacing w:line="360" w:lineRule="auto"/>
              <w:rPr>
                <w:rFonts w:ascii="Consolas" w:hAnsi="Consolas" w:cs="宋体"/>
                <w:bCs/>
              </w:rPr>
            </w:pPr>
            <w:r>
              <w:rPr>
                <w:rFonts w:ascii="Consolas" w:hAnsi="Consolas" w:cs="宋体"/>
                <w:bCs/>
              </w:rPr>
              <w:t>caf</w:t>
            </w:r>
            <w:r w:rsidR="00EC6B2A">
              <w:rPr>
                <w:rFonts w:ascii="Consolas" w:hAnsi="Consolas" w:cs="宋体"/>
                <w:bCs/>
              </w:rPr>
              <w:t>e</w:t>
            </w:r>
            <w:r>
              <w:rPr>
                <w:rFonts w:ascii="Consolas" w:hAnsi="Consolas" w:cs="宋体"/>
                <w:bCs/>
              </w:rPr>
              <w:t>teria</w:t>
            </w:r>
            <w:del w:id="32" w:author="毛毛妈" w:date="2018-10-30T09:03:00Z">
              <w:r w:rsidDel="000B7D69">
                <w:rPr>
                  <w:rFonts w:ascii="Consolas" w:hAnsi="Consolas" w:cs="宋体"/>
                  <w:bCs/>
                </w:rPr>
                <w:delText>ID</w:delText>
              </w:r>
            </w:del>
          </w:p>
        </w:tc>
        <w:tc>
          <w:tcPr>
            <w:tcW w:w="2335" w:type="dxa"/>
          </w:tcPr>
          <w:p w14:paraId="138802F3" w14:textId="77777777" w:rsidR="00043E84" w:rsidRPr="00A60279" w:rsidRDefault="00043E84" w:rsidP="00A46897">
            <w:pPr>
              <w:spacing w:line="360" w:lineRule="auto"/>
              <w:rPr>
                <w:rFonts w:ascii="Consolas" w:hAnsi="Consolas" w:cs="宋体"/>
                <w:bCs/>
              </w:rPr>
            </w:pPr>
            <w:r>
              <w:rPr>
                <w:rFonts w:ascii="Consolas" w:hAnsi="Consolas" w:cs="宋体"/>
                <w:bCs/>
              </w:rPr>
              <w:t>unsigned</w:t>
            </w:r>
            <w:commentRangeEnd w:id="30"/>
            <w:r w:rsidR="000B7D69">
              <w:rPr>
                <w:rStyle w:val="a4"/>
              </w:rPr>
              <w:commentReference w:id="30"/>
            </w:r>
          </w:p>
        </w:tc>
      </w:tr>
      <w:tr w:rsidR="00AE769A" w:rsidRPr="00A60279" w14:paraId="404BA6AE" w14:textId="77777777" w:rsidTr="00A46897">
        <w:trPr>
          <w:trHeight w:val="90"/>
          <w:jc w:val="center"/>
        </w:trPr>
        <w:tc>
          <w:tcPr>
            <w:tcW w:w="1832" w:type="dxa"/>
          </w:tcPr>
          <w:p w14:paraId="0256A704" w14:textId="77777777" w:rsidR="00AE769A" w:rsidRPr="00A60279" w:rsidRDefault="00AE769A" w:rsidP="00A46897">
            <w:pPr>
              <w:spacing w:line="360" w:lineRule="auto"/>
              <w:rPr>
                <w:rFonts w:ascii="Consolas" w:hAnsi="Consolas" w:cs="宋体"/>
                <w:bCs/>
              </w:rPr>
            </w:pPr>
            <w:r>
              <w:rPr>
                <w:rFonts w:ascii="Consolas" w:hAnsi="Consolas" w:cs="宋体" w:hint="eastAsia"/>
                <w:bCs/>
              </w:rPr>
              <w:t>昵称</w:t>
            </w:r>
          </w:p>
        </w:tc>
        <w:tc>
          <w:tcPr>
            <w:tcW w:w="2277" w:type="dxa"/>
          </w:tcPr>
          <w:p w14:paraId="5151F06F" w14:textId="77777777" w:rsidR="00AE769A" w:rsidRPr="00A60279" w:rsidRDefault="00AE769A" w:rsidP="00A46897">
            <w:pPr>
              <w:spacing w:line="360" w:lineRule="auto"/>
              <w:rPr>
                <w:rFonts w:ascii="Consolas" w:hAnsi="Consolas" w:cs="宋体"/>
                <w:bCs/>
              </w:rPr>
            </w:pPr>
            <w:proofErr w:type="spellStart"/>
            <w:r>
              <w:rPr>
                <w:rFonts w:ascii="Consolas" w:hAnsi="Consolas" w:cs="宋体" w:hint="eastAsia"/>
                <w:bCs/>
              </w:rPr>
              <w:t>NickName</w:t>
            </w:r>
            <w:proofErr w:type="spellEnd"/>
          </w:p>
        </w:tc>
        <w:tc>
          <w:tcPr>
            <w:tcW w:w="2335" w:type="dxa"/>
          </w:tcPr>
          <w:p w14:paraId="4F81C411" w14:textId="77777777" w:rsidR="00AE769A" w:rsidRPr="00A60279" w:rsidRDefault="00AE769A" w:rsidP="00A46897">
            <w:pPr>
              <w:spacing w:line="360" w:lineRule="auto"/>
              <w:rPr>
                <w:rFonts w:ascii="Consolas" w:hAnsi="Consolas" w:cs="宋体"/>
                <w:bCs/>
              </w:rPr>
            </w:pPr>
            <w:r>
              <w:rPr>
                <w:rFonts w:ascii="Consolas" w:hAnsi="Consolas" w:cs="宋体" w:hint="eastAsia"/>
                <w:bCs/>
              </w:rPr>
              <w:t>v</w:t>
            </w:r>
            <w:r>
              <w:rPr>
                <w:rFonts w:ascii="Consolas" w:hAnsi="Consolas" w:cs="宋体"/>
                <w:bCs/>
              </w:rPr>
              <w:t>archar</w:t>
            </w:r>
          </w:p>
        </w:tc>
      </w:tr>
      <w:tr w:rsidR="00AE769A" w:rsidRPr="00A60279" w14:paraId="0BB2D567" w14:textId="77777777" w:rsidTr="00A46897">
        <w:trPr>
          <w:trHeight w:val="90"/>
          <w:jc w:val="center"/>
        </w:trPr>
        <w:tc>
          <w:tcPr>
            <w:tcW w:w="1832" w:type="dxa"/>
          </w:tcPr>
          <w:p w14:paraId="31462745" w14:textId="77777777" w:rsidR="00AE769A" w:rsidRPr="00A60279" w:rsidRDefault="00AE769A" w:rsidP="00A46897">
            <w:pPr>
              <w:spacing w:line="360" w:lineRule="auto"/>
              <w:rPr>
                <w:rFonts w:ascii="Consolas" w:hAnsi="Consolas" w:cs="宋体"/>
                <w:bCs/>
              </w:rPr>
            </w:pPr>
            <w:r w:rsidRPr="00A60279">
              <w:rPr>
                <w:rFonts w:ascii="Consolas" w:hAnsi="Consolas" w:cs="宋体"/>
                <w:bCs/>
              </w:rPr>
              <w:t>电子邮箱</w:t>
            </w:r>
          </w:p>
        </w:tc>
        <w:tc>
          <w:tcPr>
            <w:tcW w:w="2277" w:type="dxa"/>
          </w:tcPr>
          <w:p w14:paraId="6B5D5589" w14:textId="77777777" w:rsidR="00AE769A" w:rsidRPr="00A60279" w:rsidRDefault="00AE769A" w:rsidP="00A46897">
            <w:pPr>
              <w:spacing w:line="360" w:lineRule="auto"/>
              <w:rPr>
                <w:rFonts w:ascii="Consolas" w:hAnsi="Consolas" w:cs="宋体"/>
                <w:bCs/>
              </w:rPr>
            </w:pPr>
            <w:proofErr w:type="spellStart"/>
            <w:r w:rsidRPr="00A60279">
              <w:rPr>
                <w:rFonts w:ascii="Consolas" w:hAnsi="Consolas" w:cs="宋体"/>
                <w:bCs/>
              </w:rPr>
              <w:t>userEmail</w:t>
            </w:r>
            <w:proofErr w:type="spellEnd"/>
          </w:p>
        </w:tc>
        <w:tc>
          <w:tcPr>
            <w:tcW w:w="2335" w:type="dxa"/>
          </w:tcPr>
          <w:p w14:paraId="76A74FF1" w14:textId="77777777" w:rsidR="00AE769A" w:rsidRPr="00A60279" w:rsidRDefault="00AE769A" w:rsidP="00A46897">
            <w:pPr>
              <w:spacing w:line="360" w:lineRule="auto"/>
              <w:rPr>
                <w:rFonts w:ascii="Consolas" w:hAnsi="Consolas" w:cs="宋体"/>
                <w:bCs/>
              </w:rPr>
            </w:pPr>
            <w:r w:rsidRPr="00A60279">
              <w:rPr>
                <w:rFonts w:ascii="Consolas" w:hAnsi="Consolas" w:cs="宋体"/>
                <w:bCs/>
              </w:rPr>
              <w:t>varchar</w:t>
            </w:r>
          </w:p>
        </w:tc>
      </w:tr>
      <w:tr w:rsidR="00AE769A" w:rsidRPr="00A60279" w14:paraId="4E2EDC58" w14:textId="77777777" w:rsidTr="00A46897">
        <w:trPr>
          <w:trHeight w:val="90"/>
          <w:jc w:val="center"/>
        </w:trPr>
        <w:tc>
          <w:tcPr>
            <w:tcW w:w="1832" w:type="dxa"/>
          </w:tcPr>
          <w:p w14:paraId="66B185D7" w14:textId="77777777" w:rsidR="00AE769A" w:rsidRPr="00A60279" w:rsidRDefault="00AE769A" w:rsidP="00A46897">
            <w:pPr>
              <w:spacing w:line="360" w:lineRule="auto"/>
              <w:rPr>
                <w:rFonts w:ascii="Consolas" w:hAnsi="Consolas" w:cs="宋体"/>
                <w:bCs/>
              </w:rPr>
            </w:pPr>
            <w:r w:rsidRPr="00A60279">
              <w:rPr>
                <w:rFonts w:ascii="Consolas" w:hAnsi="Consolas" w:cs="宋体"/>
                <w:bCs/>
              </w:rPr>
              <w:t>登陆密码</w:t>
            </w:r>
          </w:p>
        </w:tc>
        <w:tc>
          <w:tcPr>
            <w:tcW w:w="2277" w:type="dxa"/>
          </w:tcPr>
          <w:p w14:paraId="43687680" w14:textId="77777777" w:rsidR="00AE769A" w:rsidRPr="00A60279" w:rsidRDefault="00AE769A" w:rsidP="00A46897">
            <w:pPr>
              <w:spacing w:line="360" w:lineRule="auto"/>
              <w:rPr>
                <w:rFonts w:ascii="Consolas" w:hAnsi="Consolas" w:cs="宋体"/>
                <w:bCs/>
              </w:rPr>
            </w:pPr>
            <w:proofErr w:type="spellStart"/>
            <w:r w:rsidRPr="00A60279">
              <w:rPr>
                <w:rFonts w:ascii="Consolas" w:hAnsi="Consolas" w:cs="宋体"/>
                <w:bCs/>
              </w:rPr>
              <w:t>userPassword</w:t>
            </w:r>
            <w:proofErr w:type="spellEnd"/>
          </w:p>
        </w:tc>
        <w:tc>
          <w:tcPr>
            <w:tcW w:w="2335" w:type="dxa"/>
          </w:tcPr>
          <w:p w14:paraId="1996EDD6" w14:textId="77777777" w:rsidR="00AE769A" w:rsidRPr="00A60279" w:rsidRDefault="00AE769A" w:rsidP="00A46897">
            <w:pPr>
              <w:spacing w:line="360" w:lineRule="auto"/>
              <w:rPr>
                <w:rFonts w:ascii="Consolas" w:hAnsi="Consolas" w:cs="宋体"/>
                <w:bCs/>
              </w:rPr>
            </w:pPr>
            <w:r w:rsidRPr="00A60279">
              <w:rPr>
                <w:rFonts w:ascii="Consolas" w:hAnsi="Consolas" w:cs="宋体"/>
                <w:bCs/>
              </w:rPr>
              <w:t>varchar</w:t>
            </w:r>
          </w:p>
        </w:tc>
      </w:tr>
      <w:tr w:rsidR="00AE769A" w:rsidRPr="00A60279" w14:paraId="4D4B3A44" w14:textId="77777777" w:rsidTr="00A46897">
        <w:trPr>
          <w:trHeight w:val="90"/>
          <w:jc w:val="center"/>
        </w:trPr>
        <w:tc>
          <w:tcPr>
            <w:tcW w:w="1832" w:type="dxa"/>
          </w:tcPr>
          <w:p w14:paraId="76C7FF3F" w14:textId="77777777" w:rsidR="00AE769A" w:rsidRPr="00A60279" w:rsidRDefault="00AE769A" w:rsidP="00A46897">
            <w:pPr>
              <w:spacing w:line="360" w:lineRule="auto"/>
              <w:rPr>
                <w:rFonts w:ascii="Consolas" w:hAnsi="Consolas" w:cs="宋体"/>
                <w:bCs/>
              </w:rPr>
            </w:pPr>
            <w:r w:rsidRPr="00A60279">
              <w:rPr>
                <w:rFonts w:ascii="Consolas" w:hAnsi="Consolas" w:cs="宋体"/>
                <w:bCs/>
              </w:rPr>
              <w:t>注册</w:t>
            </w:r>
            <w:r>
              <w:rPr>
                <w:rFonts w:ascii="Consolas" w:hAnsi="Consolas" w:cs="宋体" w:hint="eastAsia"/>
                <w:bCs/>
              </w:rPr>
              <w:t>时间</w:t>
            </w:r>
          </w:p>
        </w:tc>
        <w:tc>
          <w:tcPr>
            <w:tcW w:w="2277" w:type="dxa"/>
          </w:tcPr>
          <w:p w14:paraId="71980793" w14:textId="77777777" w:rsidR="00AE769A" w:rsidRPr="00A60279" w:rsidRDefault="00AE769A" w:rsidP="00A46897">
            <w:pPr>
              <w:spacing w:line="360" w:lineRule="auto"/>
              <w:rPr>
                <w:rFonts w:ascii="Consolas" w:hAnsi="Consolas" w:cs="宋体"/>
                <w:bCs/>
              </w:rPr>
            </w:pPr>
            <w:proofErr w:type="spellStart"/>
            <w:r>
              <w:rPr>
                <w:rFonts w:ascii="Consolas" w:hAnsi="Consolas" w:cs="宋体"/>
                <w:bCs/>
              </w:rPr>
              <w:t>register</w:t>
            </w:r>
            <w:r>
              <w:rPr>
                <w:rFonts w:ascii="Consolas" w:hAnsi="Consolas" w:cs="宋体" w:hint="eastAsia"/>
                <w:bCs/>
              </w:rPr>
              <w:t>Time</w:t>
            </w:r>
            <w:proofErr w:type="spellEnd"/>
          </w:p>
        </w:tc>
        <w:tc>
          <w:tcPr>
            <w:tcW w:w="2335" w:type="dxa"/>
          </w:tcPr>
          <w:p w14:paraId="70677D9F" w14:textId="77777777" w:rsidR="00AE769A" w:rsidRPr="00A60279" w:rsidRDefault="00AE769A" w:rsidP="00A46897">
            <w:pPr>
              <w:spacing w:line="360" w:lineRule="auto"/>
              <w:rPr>
                <w:rFonts w:ascii="Consolas" w:hAnsi="Consolas" w:cs="宋体"/>
                <w:bCs/>
              </w:rPr>
            </w:pPr>
            <w:r>
              <w:rPr>
                <w:rFonts w:ascii="Consolas" w:hAnsi="Consolas" w:cs="宋体"/>
                <w:bCs/>
              </w:rPr>
              <w:t>d</w:t>
            </w:r>
            <w:r w:rsidRPr="00A60279">
              <w:rPr>
                <w:rFonts w:ascii="Consolas" w:hAnsi="Consolas" w:cs="宋体"/>
                <w:bCs/>
              </w:rPr>
              <w:t>ate</w:t>
            </w:r>
            <w:r>
              <w:rPr>
                <w:rFonts w:ascii="Consolas" w:hAnsi="Consolas" w:cs="宋体" w:hint="eastAsia"/>
                <w:bCs/>
              </w:rPr>
              <w:t>time</w:t>
            </w:r>
          </w:p>
        </w:tc>
      </w:tr>
      <w:tr w:rsidR="00AE769A" w:rsidRPr="00A60279" w14:paraId="57567C45" w14:textId="77777777" w:rsidTr="00A46897">
        <w:trPr>
          <w:trHeight w:val="90"/>
          <w:jc w:val="center"/>
        </w:trPr>
        <w:tc>
          <w:tcPr>
            <w:tcW w:w="1832" w:type="dxa"/>
          </w:tcPr>
          <w:p w14:paraId="5A072622" w14:textId="77777777" w:rsidR="00AE769A" w:rsidRPr="00A60279" w:rsidRDefault="00AE769A" w:rsidP="00A46897">
            <w:pPr>
              <w:spacing w:line="360" w:lineRule="auto"/>
              <w:rPr>
                <w:rFonts w:ascii="Consolas" w:hAnsi="Consolas" w:cs="宋体"/>
                <w:bCs/>
              </w:rPr>
            </w:pPr>
            <w:r>
              <w:rPr>
                <w:rFonts w:ascii="Consolas" w:hAnsi="Consolas" w:cs="宋体" w:hint="eastAsia"/>
                <w:bCs/>
              </w:rPr>
              <w:t>用户身份</w:t>
            </w:r>
          </w:p>
        </w:tc>
        <w:tc>
          <w:tcPr>
            <w:tcW w:w="2277" w:type="dxa"/>
          </w:tcPr>
          <w:p w14:paraId="5F4EC19D" w14:textId="77777777" w:rsidR="00AE769A" w:rsidRPr="00A60279" w:rsidRDefault="00AE769A" w:rsidP="00A46897">
            <w:pPr>
              <w:spacing w:line="360" w:lineRule="auto"/>
              <w:rPr>
                <w:rFonts w:ascii="Consolas" w:hAnsi="Consolas" w:cs="宋体"/>
                <w:bCs/>
              </w:rPr>
            </w:pPr>
            <w:proofErr w:type="spellStart"/>
            <w:r>
              <w:rPr>
                <w:rFonts w:ascii="Consolas" w:hAnsi="Consolas" w:cs="宋体" w:hint="eastAsia"/>
                <w:bCs/>
              </w:rPr>
              <w:t>userType</w:t>
            </w:r>
            <w:proofErr w:type="spellEnd"/>
          </w:p>
        </w:tc>
        <w:tc>
          <w:tcPr>
            <w:tcW w:w="2335" w:type="dxa"/>
          </w:tcPr>
          <w:p w14:paraId="6B668703" w14:textId="77777777" w:rsidR="00AE769A" w:rsidRPr="00A60279" w:rsidRDefault="00AE769A" w:rsidP="00A46897">
            <w:pPr>
              <w:spacing w:line="360" w:lineRule="auto"/>
              <w:rPr>
                <w:rFonts w:ascii="Consolas" w:hAnsi="Consolas" w:cs="宋体"/>
                <w:bCs/>
              </w:rPr>
            </w:pPr>
            <w:proofErr w:type="spellStart"/>
            <w:r>
              <w:rPr>
                <w:rFonts w:ascii="Consolas" w:hAnsi="Consolas" w:cs="宋体"/>
                <w:bCs/>
              </w:rPr>
              <w:t>e</w:t>
            </w:r>
            <w:r>
              <w:rPr>
                <w:rFonts w:ascii="Consolas" w:hAnsi="Consolas" w:cs="宋体" w:hint="eastAsia"/>
                <w:bCs/>
              </w:rPr>
              <w:t>num</w:t>
            </w:r>
            <w:proofErr w:type="spellEnd"/>
          </w:p>
        </w:tc>
      </w:tr>
      <w:tr w:rsidR="00AE769A" w:rsidRPr="00A60279" w:rsidDel="00AB68D6" w14:paraId="7EAADFF6" w14:textId="2A70C0E8" w:rsidTr="00A46897">
        <w:trPr>
          <w:trHeight w:val="90"/>
          <w:jc w:val="center"/>
          <w:del w:id="33" w:author="Microsoft Office User" w:date="2018-11-16T00:01:00Z"/>
        </w:trPr>
        <w:tc>
          <w:tcPr>
            <w:tcW w:w="1832" w:type="dxa"/>
          </w:tcPr>
          <w:p w14:paraId="2BEA3869" w14:textId="72E2CD02" w:rsidR="00AE769A" w:rsidDel="00AB68D6" w:rsidRDefault="00AE769A" w:rsidP="00A46897">
            <w:pPr>
              <w:spacing w:line="360" w:lineRule="auto"/>
              <w:rPr>
                <w:del w:id="34" w:author="Microsoft Office User" w:date="2018-11-16T00:01:00Z"/>
                <w:rFonts w:ascii="Consolas" w:hAnsi="Consolas" w:cs="宋体"/>
                <w:bCs/>
              </w:rPr>
            </w:pPr>
            <w:del w:id="35" w:author="Microsoft Office User" w:date="2018-11-16T00:01:00Z">
              <w:r w:rsidDel="00AB68D6">
                <w:rPr>
                  <w:rFonts w:ascii="Consolas" w:hAnsi="Consolas" w:cs="宋体" w:hint="eastAsia"/>
                  <w:bCs/>
                </w:rPr>
                <w:delText>是否激活</w:delText>
              </w:r>
            </w:del>
          </w:p>
        </w:tc>
        <w:tc>
          <w:tcPr>
            <w:tcW w:w="2277" w:type="dxa"/>
          </w:tcPr>
          <w:p w14:paraId="5382E9B6" w14:textId="75E1EEB4" w:rsidR="00AE769A" w:rsidDel="00AB68D6" w:rsidRDefault="00AE769A" w:rsidP="00A46897">
            <w:pPr>
              <w:spacing w:line="360" w:lineRule="auto"/>
              <w:rPr>
                <w:del w:id="36" w:author="Microsoft Office User" w:date="2018-11-16T00:01:00Z"/>
                <w:rFonts w:ascii="Consolas" w:hAnsi="Consolas" w:cs="宋体"/>
                <w:bCs/>
              </w:rPr>
            </w:pPr>
            <w:del w:id="37" w:author="Microsoft Office User" w:date="2018-11-16T00:01:00Z">
              <w:r w:rsidDel="00AB68D6">
                <w:rPr>
                  <w:rFonts w:ascii="Consolas" w:hAnsi="Consolas" w:cs="宋体" w:hint="eastAsia"/>
                  <w:bCs/>
                </w:rPr>
                <w:delText>isVer</w:delText>
              </w:r>
              <w:r w:rsidDel="00AB68D6">
                <w:rPr>
                  <w:rFonts w:ascii="Consolas" w:hAnsi="Consolas" w:cs="宋体"/>
                  <w:bCs/>
                </w:rPr>
                <w:delText>ified</w:delText>
              </w:r>
            </w:del>
          </w:p>
        </w:tc>
        <w:tc>
          <w:tcPr>
            <w:tcW w:w="2335" w:type="dxa"/>
          </w:tcPr>
          <w:p w14:paraId="604CD597" w14:textId="51AB0F24" w:rsidR="00AE769A" w:rsidDel="00AB68D6" w:rsidRDefault="00AE769A" w:rsidP="00A46897">
            <w:pPr>
              <w:spacing w:line="360" w:lineRule="auto"/>
              <w:rPr>
                <w:del w:id="38" w:author="Microsoft Office User" w:date="2018-11-16T00:01:00Z"/>
                <w:rFonts w:ascii="Consolas" w:hAnsi="Consolas" w:cs="宋体"/>
                <w:bCs/>
              </w:rPr>
            </w:pPr>
            <w:del w:id="39" w:author="Microsoft Office User" w:date="2018-11-16T00:01:00Z">
              <w:r w:rsidDel="00AB68D6">
                <w:rPr>
                  <w:rFonts w:ascii="Consolas" w:hAnsi="Consolas" w:cs="宋体" w:hint="eastAsia"/>
                  <w:bCs/>
                </w:rPr>
                <w:delText>bool</w:delText>
              </w:r>
            </w:del>
          </w:p>
        </w:tc>
      </w:tr>
    </w:tbl>
    <w:p w14:paraId="7C5EE5F6" w14:textId="77777777" w:rsidR="00AE769A" w:rsidRPr="00A60279" w:rsidRDefault="00A12EE8" w:rsidP="00AE769A">
      <w:pPr>
        <w:spacing w:line="360" w:lineRule="auto"/>
        <w:ind w:firstLine="420"/>
        <w:rPr>
          <w:rFonts w:ascii="Consolas" w:hAnsi="Consolas" w:cs="宋体"/>
        </w:rPr>
      </w:pPr>
      <w:commentRangeStart w:id="40"/>
      <w:commentRangeStart w:id="41"/>
      <w:commentRangeEnd w:id="40"/>
      <w:r>
        <w:rPr>
          <w:rStyle w:val="a4"/>
        </w:rPr>
        <w:commentReference w:id="40"/>
      </w:r>
      <w:commentRangeEnd w:id="41"/>
      <w:r w:rsidR="007234A5">
        <w:rPr>
          <w:rStyle w:val="a4"/>
        </w:rPr>
        <w:commentReference w:id="41"/>
      </w:r>
    </w:p>
    <w:p w14:paraId="5FA90979" w14:textId="77777777" w:rsidR="00F2548E" w:rsidRPr="00A60279" w:rsidRDefault="00F2548E" w:rsidP="00F2548E">
      <w:pPr>
        <w:spacing w:line="360" w:lineRule="auto"/>
        <w:ind w:firstLineChars="250" w:firstLine="525"/>
        <w:rPr>
          <w:rFonts w:ascii="Consolas" w:hAnsi="Consolas" w:cs="宋体"/>
        </w:rPr>
      </w:pPr>
      <w:r w:rsidRPr="00A60279">
        <w:rPr>
          <w:rFonts w:ascii="Consolas" w:hAnsi="Consolas" w:cs="宋体"/>
        </w:rPr>
        <w:t>类名：</w:t>
      </w:r>
      <w:proofErr w:type="spellStart"/>
      <w:r>
        <w:rPr>
          <w:rFonts w:ascii="Consolas" w:hAnsi="Consolas" w:cs="宋体"/>
        </w:rPr>
        <w:t>MessageB</w:t>
      </w:r>
      <w:r>
        <w:rPr>
          <w:rFonts w:ascii="Consolas" w:hAnsi="Consolas" w:cs="宋体" w:hint="eastAsia"/>
        </w:rPr>
        <w:t>oard</w:t>
      </w:r>
      <w:proofErr w:type="spellEnd"/>
      <w:r>
        <w:rPr>
          <w:rFonts w:ascii="Consolas" w:hAnsi="Consolas" w:cs="宋体" w:hint="eastAsia"/>
        </w:rPr>
        <w:t>类</w:t>
      </w:r>
      <w:r w:rsidRPr="00A60279">
        <w:rPr>
          <w:rFonts w:ascii="Consolas" w:hAnsi="Consolas" w:cs="宋体"/>
        </w:rPr>
        <w:t>（</w:t>
      </w:r>
      <w:r>
        <w:rPr>
          <w:rFonts w:ascii="Consolas" w:hAnsi="Consolas" w:cs="宋体" w:hint="eastAsia"/>
        </w:rPr>
        <w:t>公告</w:t>
      </w:r>
      <w:r w:rsidRPr="00A60279">
        <w:rPr>
          <w:rFonts w:ascii="Consolas" w:hAnsi="Consolas" w:cs="宋体"/>
        </w:rPr>
        <w:t>类）</w:t>
      </w:r>
    </w:p>
    <w:p w14:paraId="72DD5194" w14:textId="77777777" w:rsidR="00F2548E" w:rsidRPr="00A60279" w:rsidRDefault="00F2548E" w:rsidP="00F2548E">
      <w:pPr>
        <w:spacing w:line="360" w:lineRule="auto"/>
        <w:ind w:firstLine="420"/>
        <w:rPr>
          <w:rFonts w:ascii="Consolas" w:hAnsi="Consolas" w:cs="宋体"/>
        </w:rPr>
      </w:pPr>
      <w:r w:rsidRPr="00A60279">
        <w:rPr>
          <w:rFonts w:ascii="Consolas" w:hAnsi="Consolas" w:cs="宋体"/>
        </w:rPr>
        <w:t xml:space="preserve"> </w:t>
      </w:r>
      <w:r w:rsidRPr="00A60279">
        <w:rPr>
          <w:rFonts w:ascii="Consolas" w:hAnsi="Consolas" w:cs="宋体"/>
        </w:rPr>
        <w:t>属性表如表</w:t>
      </w:r>
      <w:r w:rsidRPr="00A60279">
        <w:rPr>
          <w:rFonts w:ascii="Consolas" w:hAnsi="Consolas" w:cs="宋体"/>
        </w:rPr>
        <w:t>2.1.</w:t>
      </w:r>
      <w:r>
        <w:rPr>
          <w:rFonts w:ascii="Consolas" w:hAnsi="Consolas" w:cs="宋体"/>
        </w:rPr>
        <w:t>4</w:t>
      </w:r>
      <w:r w:rsidRPr="00A60279">
        <w:rPr>
          <w:rFonts w:ascii="Consolas" w:hAnsi="Consolas" w:cs="宋体"/>
        </w:rPr>
        <w:t>所示：</w:t>
      </w:r>
    </w:p>
    <w:p w14:paraId="2F8F86D0" w14:textId="77777777" w:rsidR="00F2548E" w:rsidRPr="00A60279" w:rsidRDefault="00F2548E" w:rsidP="00F2548E">
      <w:pPr>
        <w:spacing w:line="360" w:lineRule="auto"/>
        <w:ind w:firstLine="420"/>
        <w:jc w:val="center"/>
        <w:rPr>
          <w:rFonts w:ascii="Consolas" w:hAnsi="Consolas" w:cs="宋体"/>
          <w:bCs/>
        </w:rPr>
      </w:pPr>
      <w:r w:rsidRPr="00A60279">
        <w:rPr>
          <w:rFonts w:ascii="Consolas" w:hAnsi="Consolas" w:cs="宋体"/>
          <w:bCs/>
        </w:rPr>
        <w:t>表</w:t>
      </w:r>
      <w:r w:rsidRPr="00A60279">
        <w:rPr>
          <w:rFonts w:ascii="Consolas" w:hAnsi="Consolas" w:cs="宋体"/>
          <w:bCs/>
        </w:rPr>
        <w:t>2.1.</w:t>
      </w:r>
      <w:r>
        <w:rPr>
          <w:rFonts w:ascii="Consolas" w:hAnsi="Consolas" w:cs="宋体"/>
          <w:bCs/>
        </w:rPr>
        <w:t>4</w:t>
      </w:r>
      <w:r w:rsidRPr="00A60279">
        <w:rPr>
          <w:rFonts w:ascii="Consolas" w:hAnsi="Consolas" w:cs="宋体"/>
          <w:bCs/>
        </w:rPr>
        <w:t xml:space="preserve"> </w:t>
      </w:r>
      <w:proofErr w:type="spellStart"/>
      <w:r>
        <w:rPr>
          <w:rFonts w:ascii="Consolas" w:hAnsi="Consolas" w:cs="宋体"/>
        </w:rPr>
        <w:t>MessageB</w:t>
      </w:r>
      <w:r>
        <w:rPr>
          <w:rFonts w:ascii="Consolas" w:hAnsi="Consolas" w:cs="宋体" w:hint="eastAsia"/>
        </w:rPr>
        <w:t>oard</w:t>
      </w:r>
      <w:proofErr w:type="spellEnd"/>
      <w:r w:rsidRPr="00A60279">
        <w:rPr>
          <w:rFonts w:ascii="Consolas" w:hAnsi="Consolas" w:cs="宋体"/>
          <w:bCs/>
        </w:rPr>
        <w:t>类属性表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2"/>
        <w:gridCol w:w="2277"/>
        <w:gridCol w:w="2335"/>
      </w:tblGrid>
      <w:tr w:rsidR="00F2548E" w:rsidRPr="00A60279" w14:paraId="6681ED4F" w14:textId="77777777" w:rsidTr="00361339">
        <w:trPr>
          <w:jc w:val="center"/>
        </w:trPr>
        <w:tc>
          <w:tcPr>
            <w:tcW w:w="1832" w:type="dxa"/>
          </w:tcPr>
          <w:p w14:paraId="3033B0B5" w14:textId="77777777" w:rsidR="00F2548E" w:rsidRPr="00A60279" w:rsidRDefault="00F2548E" w:rsidP="00361339">
            <w:pPr>
              <w:spacing w:line="360" w:lineRule="auto"/>
              <w:jc w:val="center"/>
              <w:rPr>
                <w:rFonts w:ascii="Consolas" w:hAnsi="Consolas" w:cs="宋体"/>
                <w:bCs/>
              </w:rPr>
            </w:pPr>
            <w:r w:rsidRPr="00A60279">
              <w:rPr>
                <w:rFonts w:ascii="Consolas" w:hAnsi="Consolas" w:cs="宋体"/>
                <w:bCs/>
              </w:rPr>
              <w:t>中文名</w:t>
            </w:r>
          </w:p>
        </w:tc>
        <w:tc>
          <w:tcPr>
            <w:tcW w:w="2277" w:type="dxa"/>
          </w:tcPr>
          <w:p w14:paraId="4A0ECCBF" w14:textId="77777777" w:rsidR="00F2548E" w:rsidRPr="00A60279" w:rsidRDefault="00F2548E" w:rsidP="00361339">
            <w:pPr>
              <w:spacing w:line="360" w:lineRule="auto"/>
              <w:jc w:val="center"/>
              <w:rPr>
                <w:rFonts w:ascii="Consolas" w:hAnsi="Consolas" w:cs="宋体"/>
                <w:bCs/>
              </w:rPr>
            </w:pPr>
            <w:r w:rsidRPr="00A60279">
              <w:rPr>
                <w:rFonts w:ascii="Consolas" w:hAnsi="Consolas" w:cs="宋体"/>
                <w:bCs/>
              </w:rPr>
              <w:t>英文名</w:t>
            </w:r>
          </w:p>
        </w:tc>
        <w:tc>
          <w:tcPr>
            <w:tcW w:w="2335" w:type="dxa"/>
          </w:tcPr>
          <w:p w14:paraId="34D18FAF" w14:textId="77777777" w:rsidR="00F2548E" w:rsidRPr="00A60279" w:rsidRDefault="00F2548E" w:rsidP="00361339">
            <w:pPr>
              <w:spacing w:line="360" w:lineRule="auto"/>
              <w:jc w:val="center"/>
              <w:rPr>
                <w:rFonts w:ascii="Consolas" w:hAnsi="Consolas" w:cs="宋体"/>
                <w:bCs/>
              </w:rPr>
            </w:pPr>
            <w:r w:rsidRPr="00A60279">
              <w:rPr>
                <w:rFonts w:ascii="Consolas" w:hAnsi="Consolas" w:cs="宋体"/>
                <w:bCs/>
              </w:rPr>
              <w:t>数据类型</w:t>
            </w:r>
          </w:p>
        </w:tc>
      </w:tr>
      <w:tr w:rsidR="00F2548E" w:rsidRPr="00A60279" w14:paraId="66D65C9F" w14:textId="77777777" w:rsidTr="00361339">
        <w:trPr>
          <w:jc w:val="center"/>
        </w:trPr>
        <w:tc>
          <w:tcPr>
            <w:tcW w:w="1832" w:type="dxa"/>
          </w:tcPr>
          <w:p w14:paraId="2179ED82" w14:textId="77777777" w:rsidR="00F2548E" w:rsidRPr="00A60279" w:rsidRDefault="00F2548E" w:rsidP="00361339">
            <w:pPr>
              <w:spacing w:line="360" w:lineRule="auto"/>
              <w:rPr>
                <w:rFonts w:ascii="Consolas" w:hAnsi="Consolas" w:cs="宋体"/>
                <w:bCs/>
              </w:rPr>
            </w:pPr>
            <w:r>
              <w:rPr>
                <w:rFonts w:ascii="Consolas" w:hAnsi="Consolas" w:cs="宋体" w:hint="eastAsia"/>
                <w:bCs/>
              </w:rPr>
              <w:t>公告</w:t>
            </w:r>
            <w:r w:rsidRPr="00A60279">
              <w:rPr>
                <w:rFonts w:ascii="Consolas" w:hAnsi="Consolas" w:cs="宋体" w:hint="eastAsia"/>
                <w:bCs/>
              </w:rPr>
              <w:t>I</w:t>
            </w:r>
            <w:r w:rsidRPr="00A60279">
              <w:rPr>
                <w:rFonts w:ascii="Consolas" w:hAnsi="Consolas" w:cs="宋体"/>
                <w:bCs/>
              </w:rPr>
              <w:t>D</w:t>
            </w:r>
          </w:p>
        </w:tc>
        <w:tc>
          <w:tcPr>
            <w:tcW w:w="2277" w:type="dxa"/>
          </w:tcPr>
          <w:p w14:paraId="5D9946BA" w14:textId="77777777" w:rsidR="00F2548E" w:rsidRPr="00A60279" w:rsidRDefault="00F2548E" w:rsidP="00361339">
            <w:pPr>
              <w:spacing w:line="360" w:lineRule="auto"/>
              <w:rPr>
                <w:rFonts w:ascii="Consolas" w:hAnsi="Consolas" w:cs="宋体"/>
                <w:bCs/>
              </w:rPr>
            </w:pPr>
            <w:proofErr w:type="spellStart"/>
            <w:r>
              <w:rPr>
                <w:rFonts w:ascii="Consolas" w:hAnsi="Consolas" w:cs="宋体"/>
              </w:rPr>
              <w:t>MessageB</w:t>
            </w:r>
            <w:r>
              <w:rPr>
                <w:rFonts w:ascii="Consolas" w:hAnsi="Consolas" w:cs="宋体" w:hint="eastAsia"/>
              </w:rPr>
              <w:t>oard</w:t>
            </w:r>
            <w:r>
              <w:rPr>
                <w:rFonts w:ascii="Consolas" w:hAnsi="Consolas" w:cs="宋体"/>
              </w:rPr>
              <w:t>ID</w:t>
            </w:r>
            <w:proofErr w:type="spellEnd"/>
          </w:p>
        </w:tc>
        <w:tc>
          <w:tcPr>
            <w:tcW w:w="2335" w:type="dxa"/>
          </w:tcPr>
          <w:p w14:paraId="5C3B37BE" w14:textId="77777777" w:rsidR="00F2548E" w:rsidRPr="00A60279" w:rsidRDefault="00F2548E" w:rsidP="00361339">
            <w:pPr>
              <w:spacing w:line="360" w:lineRule="auto"/>
              <w:rPr>
                <w:rFonts w:ascii="Consolas" w:hAnsi="Consolas" w:cs="宋体"/>
                <w:bCs/>
              </w:rPr>
            </w:pPr>
            <w:r w:rsidRPr="00A60279">
              <w:rPr>
                <w:rFonts w:ascii="Consolas" w:hAnsi="Consolas" w:cs="宋体"/>
                <w:bCs/>
              </w:rPr>
              <w:t>unsigned</w:t>
            </w:r>
          </w:p>
        </w:tc>
      </w:tr>
      <w:tr w:rsidR="00F2548E" w:rsidRPr="00A60279" w14:paraId="4A8386D1" w14:textId="77777777" w:rsidTr="00361339">
        <w:trPr>
          <w:jc w:val="center"/>
        </w:trPr>
        <w:tc>
          <w:tcPr>
            <w:tcW w:w="1832" w:type="dxa"/>
          </w:tcPr>
          <w:p w14:paraId="48AC2F7B" w14:textId="77777777" w:rsidR="00F2548E" w:rsidRPr="00A60279" w:rsidRDefault="00F2548E" w:rsidP="00361339">
            <w:pPr>
              <w:spacing w:line="360" w:lineRule="auto"/>
              <w:rPr>
                <w:rFonts w:ascii="Consolas" w:hAnsi="Consolas" w:cs="宋体"/>
                <w:bCs/>
              </w:rPr>
            </w:pPr>
            <w:r>
              <w:rPr>
                <w:rFonts w:ascii="Consolas" w:hAnsi="Consolas" w:cs="宋体" w:hint="eastAsia"/>
                <w:bCs/>
              </w:rPr>
              <w:t>发布者</w:t>
            </w:r>
            <w:r w:rsidRPr="00A60279">
              <w:rPr>
                <w:rFonts w:ascii="Consolas" w:hAnsi="Consolas" w:cs="宋体" w:hint="eastAsia"/>
                <w:bCs/>
              </w:rPr>
              <w:t>I</w:t>
            </w:r>
            <w:r w:rsidRPr="00A60279">
              <w:rPr>
                <w:rFonts w:ascii="Consolas" w:hAnsi="Consolas" w:cs="宋体"/>
                <w:bCs/>
              </w:rPr>
              <w:t>D</w:t>
            </w:r>
          </w:p>
        </w:tc>
        <w:tc>
          <w:tcPr>
            <w:tcW w:w="2277" w:type="dxa"/>
          </w:tcPr>
          <w:p w14:paraId="10A654DB" w14:textId="77777777" w:rsidR="00F2548E" w:rsidRPr="00A60279" w:rsidRDefault="00F2548E" w:rsidP="00361339">
            <w:pPr>
              <w:spacing w:line="360" w:lineRule="auto"/>
              <w:rPr>
                <w:rFonts w:ascii="Consolas" w:hAnsi="Consolas" w:cs="宋体"/>
                <w:bCs/>
              </w:rPr>
            </w:pPr>
            <w:proofErr w:type="spellStart"/>
            <w:r>
              <w:rPr>
                <w:rFonts w:ascii="Consolas" w:hAnsi="Consolas" w:cs="宋体"/>
                <w:bCs/>
              </w:rPr>
              <w:t>User</w:t>
            </w:r>
            <w:r w:rsidRPr="00A60279">
              <w:rPr>
                <w:rFonts w:ascii="Consolas" w:hAnsi="Consolas" w:cs="宋体"/>
                <w:bCs/>
              </w:rPr>
              <w:t>ID</w:t>
            </w:r>
            <w:proofErr w:type="spellEnd"/>
          </w:p>
        </w:tc>
        <w:tc>
          <w:tcPr>
            <w:tcW w:w="2335" w:type="dxa"/>
          </w:tcPr>
          <w:p w14:paraId="581220DC" w14:textId="77777777" w:rsidR="00F2548E" w:rsidRPr="00A60279" w:rsidRDefault="00F2548E" w:rsidP="00361339">
            <w:pPr>
              <w:spacing w:line="360" w:lineRule="auto"/>
              <w:rPr>
                <w:rFonts w:ascii="Consolas" w:hAnsi="Consolas" w:cs="宋体"/>
                <w:bCs/>
              </w:rPr>
            </w:pPr>
            <w:r w:rsidRPr="00A60279">
              <w:rPr>
                <w:rFonts w:ascii="Consolas" w:hAnsi="Consolas" w:cs="宋体"/>
                <w:bCs/>
              </w:rPr>
              <w:t>unsigned</w:t>
            </w:r>
          </w:p>
        </w:tc>
      </w:tr>
      <w:tr w:rsidR="00F2548E" w:rsidRPr="00A60279" w14:paraId="00D60A97" w14:textId="77777777" w:rsidTr="00361339">
        <w:trPr>
          <w:jc w:val="center"/>
        </w:trPr>
        <w:tc>
          <w:tcPr>
            <w:tcW w:w="1832" w:type="dxa"/>
          </w:tcPr>
          <w:p w14:paraId="32D7D32C" w14:textId="77777777" w:rsidR="00F2548E" w:rsidRPr="00A60279" w:rsidRDefault="00F2548E" w:rsidP="00361339">
            <w:pPr>
              <w:spacing w:line="360" w:lineRule="auto"/>
              <w:rPr>
                <w:rFonts w:ascii="Consolas" w:hAnsi="Consolas" w:cs="宋体"/>
                <w:bCs/>
              </w:rPr>
            </w:pPr>
            <w:r w:rsidRPr="00A60279">
              <w:rPr>
                <w:rFonts w:ascii="Consolas" w:hAnsi="Consolas" w:cs="宋体"/>
                <w:bCs/>
              </w:rPr>
              <w:t>发布时间</w:t>
            </w:r>
          </w:p>
        </w:tc>
        <w:tc>
          <w:tcPr>
            <w:tcW w:w="2277" w:type="dxa"/>
          </w:tcPr>
          <w:p w14:paraId="1CCD1142" w14:textId="77777777" w:rsidR="00F2548E" w:rsidRPr="00A60279" w:rsidRDefault="00F2548E" w:rsidP="00361339">
            <w:pPr>
              <w:spacing w:line="360" w:lineRule="auto"/>
              <w:rPr>
                <w:rFonts w:ascii="Consolas" w:hAnsi="Consolas" w:cs="宋体"/>
                <w:bCs/>
              </w:rPr>
            </w:pPr>
            <w:proofErr w:type="spellStart"/>
            <w:r w:rsidRPr="00A60279">
              <w:rPr>
                <w:rFonts w:ascii="Consolas" w:hAnsi="Consolas" w:cs="宋体"/>
                <w:bCs/>
              </w:rPr>
              <w:t>publishTime</w:t>
            </w:r>
            <w:proofErr w:type="spellEnd"/>
          </w:p>
        </w:tc>
        <w:tc>
          <w:tcPr>
            <w:tcW w:w="2335" w:type="dxa"/>
          </w:tcPr>
          <w:p w14:paraId="021BD564" w14:textId="77777777" w:rsidR="00F2548E" w:rsidRPr="00A60279" w:rsidRDefault="00F2548E" w:rsidP="00361339">
            <w:pPr>
              <w:spacing w:line="360" w:lineRule="auto"/>
              <w:rPr>
                <w:rFonts w:ascii="Consolas" w:hAnsi="Consolas" w:cs="宋体"/>
                <w:bCs/>
              </w:rPr>
            </w:pPr>
            <w:r>
              <w:rPr>
                <w:rFonts w:ascii="Consolas" w:hAnsi="Consolas" w:cs="宋体"/>
                <w:bCs/>
              </w:rPr>
              <w:t>date</w:t>
            </w:r>
            <w:r w:rsidRPr="00A60279">
              <w:rPr>
                <w:rFonts w:ascii="Consolas" w:hAnsi="Consolas" w:cs="宋体"/>
                <w:bCs/>
              </w:rPr>
              <w:t>time</w:t>
            </w:r>
          </w:p>
        </w:tc>
      </w:tr>
      <w:tr w:rsidR="00F2548E" w:rsidRPr="00A60279" w14:paraId="5047E4FB" w14:textId="77777777" w:rsidTr="00361339">
        <w:trPr>
          <w:jc w:val="center"/>
        </w:trPr>
        <w:tc>
          <w:tcPr>
            <w:tcW w:w="1832" w:type="dxa"/>
          </w:tcPr>
          <w:p w14:paraId="2E60EB3F" w14:textId="77777777" w:rsidR="00F2548E" w:rsidRPr="00A60279" w:rsidRDefault="00F2548E" w:rsidP="00361339">
            <w:pPr>
              <w:spacing w:line="360" w:lineRule="auto"/>
              <w:rPr>
                <w:rFonts w:ascii="Consolas" w:hAnsi="Consolas" w:cs="宋体"/>
                <w:bCs/>
              </w:rPr>
            </w:pPr>
            <w:del w:id="42" w:author="毛毛妈" w:date="2018-10-30T08:59:00Z">
              <w:r w:rsidDel="00D43B49">
                <w:rPr>
                  <w:rFonts w:ascii="Consolas" w:hAnsi="Consolas" w:cs="宋体" w:hint="eastAsia"/>
                  <w:bCs/>
                </w:rPr>
                <w:delText>留言</w:delText>
              </w:r>
            </w:del>
            <w:ins w:id="43" w:author="毛毛妈" w:date="2018-10-30T08:59:00Z">
              <w:r w:rsidR="00D43B49">
                <w:rPr>
                  <w:rFonts w:ascii="Consolas" w:hAnsi="Consolas" w:cs="宋体" w:hint="eastAsia"/>
                  <w:bCs/>
                </w:rPr>
                <w:t>公告</w:t>
              </w:r>
            </w:ins>
            <w:r w:rsidRPr="00A60279">
              <w:rPr>
                <w:rFonts w:ascii="Consolas" w:hAnsi="Consolas" w:cs="宋体"/>
                <w:bCs/>
              </w:rPr>
              <w:t>内容</w:t>
            </w:r>
          </w:p>
        </w:tc>
        <w:tc>
          <w:tcPr>
            <w:tcW w:w="2277" w:type="dxa"/>
            <w:shd w:val="clear" w:color="auto" w:fill="auto"/>
          </w:tcPr>
          <w:p w14:paraId="572D96B0" w14:textId="77777777" w:rsidR="00F2548E" w:rsidRPr="00A60279" w:rsidRDefault="00F2548E" w:rsidP="00361339">
            <w:pPr>
              <w:spacing w:line="360" w:lineRule="auto"/>
              <w:rPr>
                <w:rFonts w:ascii="Consolas" w:hAnsi="Consolas" w:cs="宋体"/>
                <w:bCs/>
              </w:rPr>
            </w:pPr>
            <w:r w:rsidRPr="00A60279">
              <w:rPr>
                <w:rFonts w:ascii="Consolas" w:hAnsi="Consolas" w:cs="宋体"/>
                <w:bCs/>
              </w:rPr>
              <w:t>content</w:t>
            </w:r>
          </w:p>
        </w:tc>
        <w:tc>
          <w:tcPr>
            <w:tcW w:w="2335" w:type="dxa"/>
            <w:shd w:val="clear" w:color="auto" w:fill="auto"/>
          </w:tcPr>
          <w:p w14:paraId="0AFABD96" w14:textId="77777777" w:rsidR="00F2548E" w:rsidRPr="00A60279" w:rsidRDefault="00F2548E" w:rsidP="00361339">
            <w:pPr>
              <w:spacing w:line="360" w:lineRule="auto"/>
              <w:rPr>
                <w:rFonts w:ascii="Consolas" w:hAnsi="Consolas" w:cs="宋体"/>
                <w:bCs/>
              </w:rPr>
            </w:pPr>
            <w:r w:rsidRPr="00A60279">
              <w:rPr>
                <w:rFonts w:ascii="Consolas" w:hAnsi="Consolas" w:cs="宋体"/>
                <w:bCs/>
              </w:rPr>
              <w:t>text</w:t>
            </w:r>
          </w:p>
        </w:tc>
      </w:tr>
    </w:tbl>
    <w:p w14:paraId="71284194" w14:textId="77777777" w:rsidR="00AE769A" w:rsidRPr="00A60279" w:rsidRDefault="00AE769A" w:rsidP="00E91F49">
      <w:pPr>
        <w:spacing w:line="360" w:lineRule="auto"/>
        <w:ind w:firstLine="420"/>
        <w:rPr>
          <w:rFonts w:ascii="Consolas" w:hAnsi="Consolas" w:cs="宋体"/>
        </w:rPr>
      </w:pPr>
    </w:p>
    <w:p w14:paraId="3068C726" w14:textId="77777777" w:rsidR="0031296C" w:rsidRPr="00A60279" w:rsidRDefault="0031296C" w:rsidP="00A76F3F">
      <w:pPr>
        <w:spacing w:line="360" w:lineRule="auto"/>
        <w:ind w:firstLineChars="250" w:firstLine="525"/>
        <w:rPr>
          <w:rFonts w:ascii="Consolas" w:hAnsi="Consolas" w:cs="宋体"/>
        </w:rPr>
      </w:pPr>
      <w:r w:rsidRPr="00A60279">
        <w:rPr>
          <w:rFonts w:ascii="Consolas" w:hAnsi="Consolas" w:cs="宋体"/>
        </w:rPr>
        <w:t>类名：</w:t>
      </w:r>
      <w:r w:rsidR="00AE769A">
        <w:rPr>
          <w:rFonts w:ascii="Consolas" w:hAnsi="Consolas" w:cs="宋体"/>
        </w:rPr>
        <w:t>Food</w:t>
      </w:r>
      <w:r w:rsidR="00BB0802" w:rsidRPr="00A60279">
        <w:rPr>
          <w:rFonts w:ascii="Consolas" w:hAnsi="Consolas" w:cs="宋体"/>
        </w:rPr>
        <w:t>（</w:t>
      </w:r>
      <w:r w:rsidR="00AE769A">
        <w:rPr>
          <w:rFonts w:ascii="Consolas" w:hAnsi="Consolas" w:cs="宋体"/>
        </w:rPr>
        <w:t xml:space="preserve"> </w:t>
      </w:r>
      <w:r w:rsidR="00AE769A">
        <w:rPr>
          <w:rFonts w:ascii="Consolas" w:hAnsi="Consolas" w:cs="宋体" w:hint="eastAsia"/>
        </w:rPr>
        <w:t>菜品</w:t>
      </w:r>
      <w:r w:rsidR="00003969" w:rsidRPr="00A60279">
        <w:rPr>
          <w:rFonts w:ascii="Consolas" w:hAnsi="Consolas" w:cs="宋体"/>
        </w:rPr>
        <w:t>类）</w:t>
      </w:r>
      <w:bookmarkStart w:id="44" w:name="_GoBack"/>
      <w:bookmarkEnd w:id="44"/>
    </w:p>
    <w:p w14:paraId="3EACC45D" w14:textId="77777777" w:rsidR="0031296C" w:rsidRPr="00A60279" w:rsidRDefault="0031296C" w:rsidP="00A76F3F">
      <w:pPr>
        <w:spacing w:line="360" w:lineRule="auto"/>
        <w:ind w:firstLine="420"/>
        <w:rPr>
          <w:rFonts w:ascii="Consolas" w:hAnsi="Consolas" w:cs="宋体"/>
        </w:rPr>
      </w:pPr>
      <w:r w:rsidRPr="00A60279">
        <w:rPr>
          <w:rFonts w:ascii="Consolas" w:hAnsi="Consolas" w:cs="宋体"/>
        </w:rPr>
        <w:t xml:space="preserve"> </w:t>
      </w:r>
      <w:r w:rsidRPr="00A60279">
        <w:rPr>
          <w:rFonts w:ascii="Consolas" w:hAnsi="Consolas" w:cs="宋体"/>
        </w:rPr>
        <w:t>属性表如表</w:t>
      </w:r>
      <w:r w:rsidR="003A191D" w:rsidRPr="00A60279">
        <w:rPr>
          <w:rFonts w:ascii="Consolas" w:hAnsi="Consolas" w:cs="宋体"/>
        </w:rPr>
        <w:t>2.</w:t>
      </w:r>
      <w:r w:rsidR="00AD20BB" w:rsidRPr="00A60279">
        <w:rPr>
          <w:rFonts w:ascii="Consolas" w:hAnsi="Consolas" w:cs="宋体"/>
        </w:rPr>
        <w:t>1.</w:t>
      </w:r>
      <w:r w:rsidR="00F2548E">
        <w:rPr>
          <w:rFonts w:ascii="Consolas" w:hAnsi="Consolas" w:cs="宋体"/>
        </w:rPr>
        <w:t>5</w:t>
      </w:r>
      <w:r w:rsidRPr="00A60279">
        <w:rPr>
          <w:rFonts w:ascii="Consolas" w:hAnsi="Consolas" w:cs="宋体"/>
        </w:rPr>
        <w:t>所示：</w:t>
      </w:r>
    </w:p>
    <w:p w14:paraId="04F5E92C" w14:textId="48DE4B30" w:rsidR="00356F0C" w:rsidRPr="00A60279" w:rsidRDefault="00356F0C" w:rsidP="00A76F3F">
      <w:pPr>
        <w:spacing w:line="360" w:lineRule="auto"/>
        <w:ind w:firstLine="420"/>
        <w:jc w:val="center"/>
        <w:rPr>
          <w:rFonts w:ascii="Consolas" w:hAnsi="Consolas" w:cs="宋体"/>
          <w:bCs/>
        </w:rPr>
      </w:pPr>
      <w:r w:rsidRPr="00A60279">
        <w:rPr>
          <w:rFonts w:ascii="Consolas" w:hAnsi="Consolas" w:cs="宋体"/>
          <w:bCs/>
        </w:rPr>
        <w:t>表</w:t>
      </w:r>
      <w:r w:rsidR="003A191D" w:rsidRPr="00A60279">
        <w:rPr>
          <w:rFonts w:ascii="Consolas" w:hAnsi="Consolas" w:cs="宋体"/>
          <w:bCs/>
        </w:rPr>
        <w:t>2.</w:t>
      </w:r>
      <w:r w:rsidR="003A2C71" w:rsidRPr="00A60279">
        <w:rPr>
          <w:rFonts w:ascii="Consolas" w:hAnsi="Consolas" w:cs="宋体"/>
          <w:bCs/>
        </w:rPr>
        <w:t>1.</w:t>
      </w:r>
      <w:r w:rsidR="00F2548E">
        <w:rPr>
          <w:rFonts w:ascii="Consolas" w:hAnsi="Consolas" w:cs="宋体"/>
          <w:bCs/>
        </w:rPr>
        <w:t>5</w:t>
      </w:r>
      <w:r w:rsidRPr="00A60279">
        <w:rPr>
          <w:rFonts w:ascii="Consolas" w:hAnsi="Consolas" w:cs="宋体"/>
          <w:bCs/>
        </w:rPr>
        <w:t xml:space="preserve"> </w:t>
      </w:r>
      <w:ins w:id="45" w:author="毛毛妈" w:date="2018-10-30T09:04:00Z">
        <w:r w:rsidR="000B7D69">
          <w:rPr>
            <w:rFonts w:ascii="Consolas" w:hAnsi="Consolas" w:cs="宋体"/>
          </w:rPr>
          <w:t>Food</w:t>
        </w:r>
      </w:ins>
      <w:del w:id="46" w:author="毛毛妈" w:date="2018-10-30T09:04:00Z">
        <w:r w:rsidR="00102147" w:rsidRPr="00A60279" w:rsidDel="000B7D69">
          <w:rPr>
            <w:rFonts w:ascii="Consolas" w:hAnsi="Consolas" w:cs="宋体"/>
          </w:rPr>
          <w:delText>Article</w:delText>
        </w:r>
      </w:del>
      <w:r w:rsidRPr="00A60279">
        <w:rPr>
          <w:rFonts w:ascii="Consolas" w:hAnsi="Consolas" w:cs="宋体"/>
          <w:bCs/>
        </w:rPr>
        <w:t>类属性表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2"/>
        <w:gridCol w:w="2277"/>
        <w:gridCol w:w="2335"/>
      </w:tblGrid>
      <w:tr w:rsidR="00356F0C" w:rsidRPr="00A60279" w14:paraId="18AE1297" w14:textId="77777777" w:rsidTr="002C3EE4">
        <w:trPr>
          <w:jc w:val="center"/>
        </w:trPr>
        <w:tc>
          <w:tcPr>
            <w:tcW w:w="1832" w:type="dxa"/>
          </w:tcPr>
          <w:p w14:paraId="68FEF81A" w14:textId="77777777" w:rsidR="00356F0C" w:rsidRPr="00A60279" w:rsidRDefault="00356F0C" w:rsidP="00A76F3F">
            <w:pPr>
              <w:spacing w:line="360" w:lineRule="auto"/>
              <w:jc w:val="center"/>
              <w:rPr>
                <w:rFonts w:ascii="Consolas" w:hAnsi="Consolas" w:cs="宋体"/>
                <w:bCs/>
              </w:rPr>
            </w:pPr>
            <w:r w:rsidRPr="00A60279">
              <w:rPr>
                <w:rFonts w:ascii="Consolas" w:hAnsi="Consolas" w:cs="宋体"/>
                <w:bCs/>
              </w:rPr>
              <w:t>中文名</w:t>
            </w:r>
          </w:p>
        </w:tc>
        <w:tc>
          <w:tcPr>
            <w:tcW w:w="2277" w:type="dxa"/>
          </w:tcPr>
          <w:p w14:paraId="1880E35A" w14:textId="77777777" w:rsidR="00356F0C" w:rsidRPr="00A60279" w:rsidRDefault="00356F0C" w:rsidP="00A76F3F">
            <w:pPr>
              <w:spacing w:line="360" w:lineRule="auto"/>
              <w:jc w:val="center"/>
              <w:rPr>
                <w:rFonts w:ascii="Consolas" w:hAnsi="Consolas" w:cs="宋体"/>
                <w:bCs/>
              </w:rPr>
            </w:pPr>
            <w:r w:rsidRPr="00A60279">
              <w:rPr>
                <w:rFonts w:ascii="Consolas" w:hAnsi="Consolas" w:cs="宋体"/>
                <w:bCs/>
              </w:rPr>
              <w:t>英文名</w:t>
            </w:r>
          </w:p>
        </w:tc>
        <w:tc>
          <w:tcPr>
            <w:tcW w:w="2335" w:type="dxa"/>
          </w:tcPr>
          <w:p w14:paraId="239EA85F" w14:textId="77777777" w:rsidR="00356F0C" w:rsidRPr="00A60279" w:rsidRDefault="00356F0C" w:rsidP="00A76F3F">
            <w:pPr>
              <w:spacing w:line="360" w:lineRule="auto"/>
              <w:jc w:val="center"/>
              <w:rPr>
                <w:rFonts w:ascii="Consolas" w:hAnsi="Consolas" w:cs="宋体"/>
                <w:bCs/>
              </w:rPr>
            </w:pPr>
            <w:r w:rsidRPr="00A60279">
              <w:rPr>
                <w:rFonts w:ascii="Consolas" w:hAnsi="Consolas" w:cs="宋体"/>
                <w:bCs/>
              </w:rPr>
              <w:t>数据类型</w:t>
            </w:r>
          </w:p>
        </w:tc>
      </w:tr>
      <w:tr w:rsidR="00356F0C" w:rsidRPr="00A60279" w14:paraId="2C4D373E" w14:textId="77777777" w:rsidTr="002C3EE4">
        <w:trPr>
          <w:jc w:val="center"/>
        </w:trPr>
        <w:tc>
          <w:tcPr>
            <w:tcW w:w="1832" w:type="dxa"/>
          </w:tcPr>
          <w:p w14:paraId="690BE8AB" w14:textId="77777777" w:rsidR="00356F0C" w:rsidRPr="00A60279" w:rsidRDefault="00AE769A" w:rsidP="00A76F3F">
            <w:pPr>
              <w:spacing w:line="360" w:lineRule="auto"/>
              <w:rPr>
                <w:rFonts w:ascii="Consolas" w:hAnsi="Consolas" w:cs="宋体"/>
                <w:bCs/>
              </w:rPr>
            </w:pPr>
            <w:r>
              <w:rPr>
                <w:rFonts w:ascii="Consolas" w:hAnsi="Consolas" w:cs="宋体" w:hint="eastAsia"/>
                <w:bCs/>
              </w:rPr>
              <w:t>菜品</w:t>
            </w:r>
            <w:r w:rsidR="00356F0C" w:rsidRPr="00A60279">
              <w:rPr>
                <w:rFonts w:ascii="Consolas" w:hAnsi="Consolas" w:cs="宋体"/>
                <w:bCs/>
              </w:rPr>
              <w:t>ID</w:t>
            </w:r>
          </w:p>
        </w:tc>
        <w:tc>
          <w:tcPr>
            <w:tcW w:w="2277" w:type="dxa"/>
          </w:tcPr>
          <w:p w14:paraId="08E9E2B5" w14:textId="77777777" w:rsidR="00356F0C" w:rsidRPr="00A60279" w:rsidRDefault="00AE769A" w:rsidP="00A76F3F">
            <w:pPr>
              <w:spacing w:line="360" w:lineRule="auto"/>
              <w:rPr>
                <w:rFonts w:ascii="Consolas" w:hAnsi="Consolas" w:cs="宋体"/>
                <w:bCs/>
              </w:rPr>
            </w:pPr>
            <w:proofErr w:type="spellStart"/>
            <w:r>
              <w:rPr>
                <w:rFonts w:ascii="Consolas" w:hAnsi="Consolas" w:cs="宋体" w:hint="eastAsia"/>
                <w:bCs/>
              </w:rPr>
              <w:t>food</w:t>
            </w:r>
            <w:r w:rsidR="00356F0C" w:rsidRPr="00A60279">
              <w:rPr>
                <w:rFonts w:ascii="Consolas" w:hAnsi="Consolas" w:cs="宋体"/>
                <w:bCs/>
              </w:rPr>
              <w:t>ID</w:t>
            </w:r>
            <w:proofErr w:type="spellEnd"/>
          </w:p>
        </w:tc>
        <w:tc>
          <w:tcPr>
            <w:tcW w:w="2335" w:type="dxa"/>
          </w:tcPr>
          <w:p w14:paraId="0FAAF387" w14:textId="77777777" w:rsidR="00356F0C" w:rsidRPr="00A60279" w:rsidRDefault="00763E8E" w:rsidP="00A76F3F">
            <w:pPr>
              <w:spacing w:line="360" w:lineRule="auto"/>
              <w:rPr>
                <w:rFonts w:ascii="Consolas" w:hAnsi="Consolas" w:cs="宋体"/>
                <w:bCs/>
              </w:rPr>
            </w:pPr>
            <w:r w:rsidRPr="00A60279">
              <w:rPr>
                <w:rFonts w:ascii="Consolas" w:hAnsi="Consolas" w:cs="宋体"/>
                <w:bCs/>
              </w:rPr>
              <w:t>unsigned</w:t>
            </w:r>
          </w:p>
        </w:tc>
      </w:tr>
      <w:tr w:rsidR="00356F0C" w:rsidRPr="00A60279" w14:paraId="5F78DCC4" w14:textId="77777777" w:rsidTr="002C3EE4">
        <w:trPr>
          <w:jc w:val="center"/>
        </w:trPr>
        <w:tc>
          <w:tcPr>
            <w:tcW w:w="1832" w:type="dxa"/>
          </w:tcPr>
          <w:p w14:paraId="294D1E04" w14:textId="00D72ED3" w:rsidR="00356F0C" w:rsidRPr="00A60279" w:rsidRDefault="00AE769A" w:rsidP="00A76F3F">
            <w:pPr>
              <w:spacing w:line="360" w:lineRule="auto"/>
              <w:rPr>
                <w:rFonts w:ascii="Consolas" w:hAnsi="Consolas" w:cs="宋体"/>
                <w:bCs/>
              </w:rPr>
            </w:pPr>
            <w:r>
              <w:rPr>
                <w:rFonts w:ascii="Consolas" w:hAnsi="Consolas" w:cs="宋体" w:hint="eastAsia"/>
                <w:bCs/>
              </w:rPr>
              <w:t>所属食堂</w:t>
            </w:r>
            <w:del w:id="47" w:author="毛毛妈" w:date="2018-10-30T09:03:00Z">
              <w:r w:rsidR="00BB0802" w:rsidRPr="00A60279" w:rsidDel="000B7D69">
                <w:rPr>
                  <w:rFonts w:ascii="Consolas" w:hAnsi="Consolas" w:cs="宋体"/>
                  <w:bCs/>
                </w:rPr>
                <w:delText>ID</w:delText>
              </w:r>
            </w:del>
          </w:p>
        </w:tc>
        <w:tc>
          <w:tcPr>
            <w:tcW w:w="2277" w:type="dxa"/>
          </w:tcPr>
          <w:p w14:paraId="0E8546CA" w14:textId="5A2BFFBC" w:rsidR="00356F0C" w:rsidRPr="00A60279" w:rsidRDefault="00AE769A" w:rsidP="00A76F3F">
            <w:pPr>
              <w:spacing w:line="360" w:lineRule="auto"/>
              <w:rPr>
                <w:rFonts w:ascii="Consolas" w:hAnsi="Consolas" w:cs="宋体"/>
                <w:bCs/>
              </w:rPr>
            </w:pPr>
            <w:proofErr w:type="spellStart"/>
            <w:r>
              <w:rPr>
                <w:rFonts w:ascii="Consolas" w:hAnsi="Consolas" w:cs="宋体"/>
                <w:bCs/>
              </w:rPr>
              <w:t>cafiteria</w:t>
            </w:r>
            <w:proofErr w:type="spellEnd"/>
            <w:del w:id="48" w:author="毛毛妈" w:date="2018-10-30T09:03:00Z">
              <w:r w:rsidR="00A4296C" w:rsidDel="000B7D69">
                <w:rPr>
                  <w:rFonts w:ascii="Consolas" w:hAnsi="Consolas" w:cs="宋体"/>
                  <w:bCs/>
                </w:rPr>
                <w:delText>ID</w:delText>
              </w:r>
            </w:del>
          </w:p>
        </w:tc>
        <w:tc>
          <w:tcPr>
            <w:tcW w:w="2335" w:type="dxa"/>
          </w:tcPr>
          <w:p w14:paraId="29F963DD" w14:textId="77777777" w:rsidR="00356F0C" w:rsidRPr="00A60279" w:rsidRDefault="00763E8E" w:rsidP="00A76F3F">
            <w:pPr>
              <w:spacing w:line="360" w:lineRule="auto"/>
              <w:rPr>
                <w:rFonts w:ascii="Consolas" w:hAnsi="Consolas" w:cs="宋体"/>
                <w:bCs/>
              </w:rPr>
            </w:pPr>
            <w:r w:rsidRPr="00A60279">
              <w:rPr>
                <w:rFonts w:ascii="Consolas" w:hAnsi="Consolas" w:cs="宋体"/>
                <w:bCs/>
              </w:rPr>
              <w:t>unsigned</w:t>
            </w:r>
          </w:p>
        </w:tc>
      </w:tr>
      <w:tr w:rsidR="00356F0C" w:rsidRPr="00A60279" w14:paraId="56574A6B" w14:textId="77777777" w:rsidTr="002C3EE4">
        <w:trPr>
          <w:jc w:val="center"/>
        </w:trPr>
        <w:tc>
          <w:tcPr>
            <w:tcW w:w="1832" w:type="dxa"/>
          </w:tcPr>
          <w:p w14:paraId="3ABA2FFB" w14:textId="77777777" w:rsidR="00356F0C" w:rsidRPr="00A60279" w:rsidRDefault="00BB0802" w:rsidP="00A76F3F">
            <w:pPr>
              <w:spacing w:line="360" w:lineRule="auto"/>
              <w:rPr>
                <w:rFonts w:ascii="Consolas" w:hAnsi="Consolas" w:cs="宋体"/>
                <w:bCs/>
              </w:rPr>
            </w:pPr>
            <w:r w:rsidRPr="00A60279">
              <w:rPr>
                <w:rFonts w:ascii="Consolas" w:hAnsi="Consolas" w:cs="宋体"/>
                <w:bCs/>
              </w:rPr>
              <w:t>发布时间</w:t>
            </w:r>
          </w:p>
        </w:tc>
        <w:tc>
          <w:tcPr>
            <w:tcW w:w="2277" w:type="dxa"/>
          </w:tcPr>
          <w:p w14:paraId="13CF95CA" w14:textId="77777777" w:rsidR="00356F0C" w:rsidRPr="00A60279" w:rsidRDefault="00763E8E" w:rsidP="00A76F3F">
            <w:pPr>
              <w:spacing w:line="360" w:lineRule="auto"/>
              <w:rPr>
                <w:rFonts w:ascii="Consolas" w:hAnsi="Consolas" w:cs="宋体"/>
                <w:bCs/>
              </w:rPr>
            </w:pPr>
            <w:proofErr w:type="spellStart"/>
            <w:r w:rsidRPr="00A60279">
              <w:rPr>
                <w:rFonts w:ascii="Consolas" w:hAnsi="Consolas" w:cs="宋体"/>
                <w:bCs/>
              </w:rPr>
              <w:t>publishTime</w:t>
            </w:r>
            <w:proofErr w:type="spellEnd"/>
          </w:p>
        </w:tc>
        <w:tc>
          <w:tcPr>
            <w:tcW w:w="2335" w:type="dxa"/>
          </w:tcPr>
          <w:p w14:paraId="1DB2258D" w14:textId="77777777" w:rsidR="00356F0C" w:rsidRPr="00A60279" w:rsidRDefault="008A1692" w:rsidP="00A76F3F">
            <w:pPr>
              <w:spacing w:line="360" w:lineRule="auto"/>
              <w:rPr>
                <w:rFonts w:ascii="Consolas" w:hAnsi="Consolas" w:cs="宋体"/>
                <w:bCs/>
              </w:rPr>
            </w:pPr>
            <w:r>
              <w:rPr>
                <w:rFonts w:ascii="Consolas" w:hAnsi="Consolas" w:cs="宋体"/>
                <w:bCs/>
              </w:rPr>
              <w:t>date</w:t>
            </w:r>
            <w:r w:rsidR="00B27437" w:rsidRPr="00A60279">
              <w:rPr>
                <w:rFonts w:ascii="Consolas" w:hAnsi="Consolas" w:cs="宋体"/>
                <w:bCs/>
              </w:rPr>
              <w:t>time</w:t>
            </w:r>
          </w:p>
        </w:tc>
      </w:tr>
      <w:tr w:rsidR="00763E8E" w:rsidRPr="00A60279" w14:paraId="34143B15" w14:textId="77777777" w:rsidTr="002C3EE4">
        <w:trPr>
          <w:jc w:val="center"/>
        </w:trPr>
        <w:tc>
          <w:tcPr>
            <w:tcW w:w="1832" w:type="dxa"/>
          </w:tcPr>
          <w:p w14:paraId="6DCECD8D" w14:textId="77777777" w:rsidR="00763E8E" w:rsidRPr="00A60279" w:rsidRDefault="00A4296C" w:rsidP="00763E8E">
            <w:pPr>
              <w:spacing w:line="360" w:lineRule="auto"/>
              <w:rPr>
                <w:rFonts w:ascii="Consolas" w:hAnsi="Consolas" w:cs="宋体"/>
                <w:bCs/>
              </w:rPr>
            </w:pPr>
            <w:r>
              <w:rPr>
                <w:rFonts w:ascii="Consolas" w:hAnsi="Consolas" w:cs="宋体" w:hint="eastAsia"/>
                <w:bCs/>
              </w:rPr>
              <w:t>菜品名称</w:t>
            </w:r>
          </w:p>
        </w:tc>
        <w:tc>
          <w:tcPr>
            <w:tcW w:w="2277" w:type="dxa"/>
          </w:tcPr>
          <w:p w14:paraId="31B07C88" w14:textId="77777777" w:rsidR="00763E8E" w:rsidRPr="00A60279" w:rsidRDefault="00A4296C" w:rsidP="00763E8E">
            <w:pPr>
              <w:spacing w:line="360" w:lineRule="auto"/>
              <w:rPr>
                <w:rFonts w:ascii="Consolas" w:hAnsi="Consolas" w:cs="宋体"/>
                <w:bCs/>
              </w:rPr>
            </w:pPr>
            <w:proofErr w:type="spellStart"/>
            <w:r>
              <w:rPr>
                <w:rFonts w:ascii="Consolas" w:hAnsi="Consolas" w:cs="宋体"/>
                <w:bCs/>
              </w:rPr>
              <w:t>F</w:t>
            </w:r>
            <w:r>
              <w:rPr>
                <w:rFonts w:ascii="Consolas" w:hAnsi="Consolas" w:cs="宋体" w:hint="eastAsia"/>
                <w:bCs/>
              </w:rPr>
              <w:t>oodName</w:t>
            </w:r>
            <w:proofErr w:type="spellEnd"/>
          </w:p>
        </w:tc>
        <w:tc>
          <w:tcPr>
            <w:tcW w:w="2335" w:type="dxa"/>
          </w:tcPr>
          <w:p w14:paraId="5AA62CDF" w14:textId="77777777" w:rsidR="00763E8E" w:rsidRPr="00A60279" w:rsidRDefault="00763E8E" w:rsidP="00763E8E">
            <w:pPr>
              <w:spacing w:line="360" w:lineRule="auto"/>
              <w:rPr>
                <w:rFonts w:ascii="Consolas" w:hAnsi="Consolas" w:cs="宋体"/>
                <w:bCs/>
              </w:rPr>
            </w:pPr>
            <w:r w:rsidRPr="00A60279">
              <w:rPr>
                <w:rFonts w:ascii="Consolas" w:hAnsi="Consolas" w:cs="宋体"/>
                <w:bCs/>
              </w:rPr>
              <w:t>varchar</w:t>
            </w:r>
          </w:p>
        </w:tc>
      </w:tr>
      <w:tr w:rsidR="00763E8E" w:rsidRPr="00A60279" w14:paraId="44D42F43" w14:textId="77777777" w:rsidTr="00B27437">
        <w:trPr>
          <w:jc w:val="center"/>
        </w:trPr>
        <w:tc>
          <w:tcPr>
            <w:tcW w:w="1832" w:type="dxa"/>
          </w:tcPr>
          <w:p w14:paraId="072B66D4" w14:textId="77777777" w:rsidR="00763E8E" w:rsidRPr="00A60279" w:rsidRDefault="00A4296C" w:rsidP="00763E8E">
            <w:pPr>
              <w:spacing w:line="360" w:lineRule="auto"/>
              <w:rPr>
                <w:rFonts w:ascii="Consolas" w:hAnsi="Consolas" w:cs="宋体"/>
                <w:bCs/>
              </w:rPr>
            </w:pPr>
            <w:r>
              <w:rPr>
                <w:rFonts w:ascii="Consolas" w:hAnsi="Consolas" w:cs="宋体" w:hint="eastAsia"/>
                <w:bCs/>
              </w:rPr>
              <w:t>菜品描述</w:t>
            </w:r>
          </w:p>
        </w:tc>
        <w:tc>
          <w:tcPr>
            <w:tcW w:w="2277" w:type="dxa"/>
            <w:shd w:val="clear" w:color="auto" w:fill="auto"/>
          </w:tcPr>
          <w:p w14:paraId="27149075" w14:textId="77777777" w:rsidR="00763E8E" w:rsidRPr="00A60279" w:rsidRDefault="00763E8E" w:rsidP="00763E8E">
            <w:pPr>
              <w:spacing w:line="360" w:lineRule="auto"/>
              <w:rPr>
                <w:rFonts w:ascii="Consolas" w:hAnsi="Consolas" w:cs="宋体"/>
                <w:bCs/>
              </w:rPr>
            </w:pPr>
            <w:r w:rsidRPr="00A60279">
              <w:rPr>
                <w:rFonts w:ascii="Consolas" w:hAnsi="Consolas" w:cs="宋体"/>
                <w:bCs/>
              </w:rPr>
              <w:t>content</w:t>
            </w:r>
          </w:p>
        </w:tc>
        <w:tc>
          <w:tcPr>
            <w:tcW w:w="2335" w:type="dxa"/>
            <w:shd w:val="clear" w:color="auto" w:fill="auto"/>
          </w:tcPr>
          <w:p w14:paraId="5AF6B03E" w14:textId="77777777" w:rsidR="00763E8E" w:rsidRPr="00A60279" w:rsidRDefault="00763E8E" w:rsidP="00763E8E">
            <w:pPr>
              <w:spacing w:line="360" w:lineRule="auto"/>
              <w:rPr>
                <w:rFonts w:ascii="Consolas" w:hAnsi="Consolas" w:cs="宋体"/>
                <w:bCs/>
              </w:rPr>
            </w:pPr>
            <w:r w:rsidRPr="00A60279">
              <w:rPr>
                <w:rFonts w:ascii="Consolas" w:hAnsi="Consolas" w:cs="宋体"/>
                <w:bCs/>
              </w:rPr>
              <w:t>text</w:t>
            </w:r>
          </w:p>
        </w:tc>
      </w:tr>
      <w:tr w:rsidR="00763E8E" w:rsidRPr="00A60279" w14:paraId="63585F17" w14:textId="77777777" w:rsidTr="002C3EE4">
        <w:trPr>
          <w:jc w:val="center"/>
        </w:trPr>
        <w:tc>
          <w:tcPr>
            <w:tcW w:w="1832" w:type="dxa"/>
          </w:tcPr>
          <w:p w14:paraId="1B25F708" w14:textId="77777777" w:rsidR="00763E8E" w:rsidRPr="00A60279" w:rsidRDefault="00763E8E" w:rsidP="00763E8E">
            <w:pPr>
              <w:spacing w:line="360" w:lineRule="auto"/>
              <w:rPr>
                <w:rFonts w:ascii="Consolas" w:hAnsi="Consolas" w:cs="宋体"/>
                <w:bCs/>
              </w:rPr>
            </w:pPr>
            <w:r w:rsidRPr="00A60279">
              <w:rPr>
                <w:rFonts w:ascii="Consolas" w:hAnsi="Consolas" w:cs="宋体"/>
                <w:bCs/>
              </w:rPr>
              <w:t>允许评论</w:t>
            </w:r>
          </w:p>
        </w:tc>
        <w:tc>
          <w:tcPr>
            <w:tcW w:w="2277" w:type="dxa"/>
          </w:tcPr>
          <w:p w14:paraId="1A82B1A5" w14:textId="77777777" w:rsidR="00763E8E" w:rsidRPr="00A60279" w:rsidRDefault="00763E8E" w:rsidP="00763E8E">
            <w:pPr>
              <w:spacing w:line="360" w:lineRule="auto"/>
              <w:rPr>
                <w:rFonts w:ascii="Consolas" w:hAnsi="Consolas" w:cs="宋体"/>
                <w:bCs/>
              </w:rPr>
            </w:pPr>
            <w:proofErr w:type="spellStart"/>
            <w:r w:rsidRPr="00A60279">
              <w:rPr>
                <w:rFonts w:ascii="Consolas" w:hAnsi="Consolas" w:cs="宋体"/>
                <w:bCs/>
              </w:rPr>
              <w:t>allowComment</w:t>
            </w:r>
            <w:proofErr w:type="spellEnd"/>
          </w:p>
        </w:tc>
        <w:tc>
          <w:tcPr>
            <w:tcW w:w="2335" w:type="dxa"/>
          </w:tcPr>
          <w:p w14:paraId="22E5C236" w14:textId="77777777" w:rsidR="00763E8E" w:rsidRPr="00A60279" w:rsidRDefault="00763E8E" w:rsidP="00763E8E">
            <w:pPr>
              <w:spacing w:line="360" w:lineRule="auto"/>
              <w:rPr>
                <w:rFonts w:ascii="Consolas" w:hAnsi="Consolas" w:cs="宋体"/>
                <w:bCs/>
              </w:rPr>
            </w:pPr>
            <w:r w:rsidRPr="00A60279">
              <w:rPr>
                <w:rFonts w:ascii="Consolas" w:hAnsi="Consolas" w:cs="宋体"/>
                <w:bCs/>
              </w:rPr>
              <w:t>bool</w:t>
            </w:r>
          </w:p>
        </w:tc>
      </w:tr>
      <w:tr w:rsidR="00A4296C" w:rsidRPr="00A60279" w:rsidDel="00887A75" w14:paraId="2A354C69" w14:textId="1AB98B1B" w:rsidTr="002C3EE4">
        <w:trPr>
          <w:jc w:val="center"/>
          <w:del w:id="49" w:author="Microsoft Office User" w:date="2018-11-17T14:37:00Z"/>
        </w:trPr>
        <w:tc>
          <w:tcPr>
            <w:tcW w:w="1832" w:type="dxa"/>
          </w:tcPr>
          <w:p w14:paraId="5044EE84" w14:textId="4C6BB190" w:rsidR="00A4296C" w:rsidRPr="00A60279" w:rsidDel="00887A75" w:rsidRDefault="00A4296C" w:rsidP="00763E8E">
            <w:pPr>
              <w:spacing w:line="360" w:lineRule="auto"/>
              <w:rPr>
                <w:del w:id="50" w:author="Microsoft Office User" w:date="2018-11-17T14:37:00Z"/>
                <w:rFonts w:ascii="Consolas" w:hAnsi="Consolas" w:cs="宋体"/>
                <w:bCs/>
              </w:rPr>
            </w:pPr>
            <w:commentRangeStart w:id="51"/>
            <w:del w:id="52" w:author="Microsoft Office User" w:date="2018-11-17T14:37:00Z">
              <w:r w:rsidDel="00887A75">
                <w:rPr>
                  <w:rFonts w:ascii="Consolas" w:hAnsi="Consolas" w:cs="宋体" w:hint="eastAsia"/>
                  <w:bCs/>
                </w:rPr>
                <w:delText>分值</w:delText>
              </w:r>
            </w:del>
          </w:p>
        </w:tc>
        <w:tc>
          <w:tcPr>
            <w:tcW w:w="2277" w:type="dxa"/>
          </w:tcPr>
          <w:p w14:paraId="7F7F0CC6" w14:textId="1E1F8CF8" w:rsidR="00A4296C" w:rsidRPr="00A60279" w:rsidDel="00887A75" w:rsidRDefault="00A4296C" w:rsidP="00763E8E">
            <w:pPr>
              <w:spacing w:line="360" w:lineRule="auto"/>
              <w:rPr>
                <w:del w:id="53" w:author="Microsoft Office User" w:date="2018-11-17T14:37:00Z"/>
                <w:rFonts w:ascii="Consolas" w:hAnsi="Consolas" w:cs="宋体"/>
                <w:bCs/>
              </w:rPr>
            </w:pPr>
            <w:del w:id="54" w:author="Microsoft Office User" w:date="2018-11-17T14:37:00Z">
              <w:r w:rsidDel="00887A75">
                <w:rPr>
                  <w:rFonts w:ascii="Consolas" w:hAnsi="Consolas" w:cs="宋体"/>
                  <w:bCs/>
                </w:rPr>
                <w:delText>G</w:delText>
              </w:r>
              <w:r w:rsidDel="00887A75">
                <w:rPr>
                  <w:rFonts w:ascii="Consolas" w:hAnsi="Consolas" w:cs="宋体" w:hint="eastAsia"/>
                  <w:bCs/>
                </w:rPr>
                <w:delText>rade</w:delText>
              </w:r>
            </w:del>
          </w:p>
        </w:tc>
        <w:tc>
          <w:tcPr>
            <w:tcW w:w="2335" w:type="dxa"/>
          </w:tcPr>
          <w:p w14:paraId="481A0B6E" w14:textId="051F3ED1" w:rsidR="00A4296C" w:rsidRPr="00A60279" w:rsidDel="00887A75" w:rsidRDefault="00A4296C" w:rsidP="00763E8E">
            <w:pPr>
              <w:spacing w:line="360" w:lineRule="auto"/>
              <w:rPr>
                <w:del w:id="55" w:author="Microsoft Office User" w:date="2018-11-17T14:37:00Z"/>
                <w:rFonts w:ascii="Consolas" w:hAnsi="Consolas" w:cs="宋体"/>
                <w:bCs/>
              </w:rPr>
            </w:pPr>
            <w:del w:id="56" w:author="Microsoft Office User" w:date="2018-11-17T14:37:00Z">
              <w:r w:rsidDel="00887A75">
                <w:rPr>
                  <w:rFonts w:ascii="Consolas" w:hAnsi="Consolas" w:cs="宋体"/>
                  <w:bCs/>
                </w:rPr>
                <w:delText>unsigned</w:delText>
              </w:r>
              <w:commentRangeEnd w:id="51"/>
              <w:r w:rsidR="000B7D69" w:rsidDel="00887A75">
                <w:rPr>
                  <w:rStyle w:val="a4"/>
                </w:rPr>
                <w:commentReference w:id="51"/>
              </w:r>
            </w:del>
          </w:p>
        </w:tc>
      </w:tr>
      <w:tr w:rsidR="00ED5099" w:rsidRPr="00A60279" w14:paraId="5CBECBBB" w14:textId="77777777" w:rsidTr="002C3EE4">
        <w:trPr>
          <w:jc w:val="center"/>
        </w:trPr>
        <w:tc>
          <w:tcPr>
            <w:tcW w:w="1832" w:type="dxa"/>
          </w:tcPr>
          <w:p w14:paraId="59C11CA1" w14:textId="77777777" w:rsidR="00ED5099" w:rsidRDefault="00ED5099" w:rsidP="00763E8E">
            <w:pPr>
              <w:spacing w:line="360" w:lineRule="auto"/>
              <w:rPr>
                <w:rFonts w:ascii="Consolas" w:hAnsi="Consolas" w:cs="宋体"/>
                <w:bCs/>
              </w:rPr>
            </w:pPr>
            <w:r>
              <w:rPr>
                <w:rFonts w:ascii="Consolas" w:hAnsi="Consolas" w:cs="宋体" w:hint="eastAsia"/>
                <w:bCs/>
              </w:rPr>
              <w:t>标签</w:t>
            </w:r>
          </w:p>
        </w:tc>
        <w:tc>
          <w:tcPr>
            <w:tcW w:w="2277" w:type="dxa"/>
          </w:tcPr>
          <w:p w14:paraId="60742713" w14:textId="77777777" w:rsidR="00ED5099" w:rsidRDefault="00ED5099" w:rsidP="00763E8E">
            <w:pPr>
              <w:spacing w:line="360" w:lineRule="auto"/>
              <w:rPr>
                <w:rFonts w:ascii="Consolas" w:hAnsi="Consolas" w:cs="宋体"/>
                <w:bCs/>
              </w:rPr>
            </w:pPr>
            <w:r>
              <w:rPr>
                <w:rFonts w:ascii="Consolas" w:hAnsi="Consolas" w:cs="宋体"/>
                <w:bCs/>
              </w:rPr>
              <w:t>T</w:t>
            </w:r>
            <w:r>
              <w:rPr>
                <w:rFonts w:ascii="Consolas" w:hAnsi="Consolas" w:cs="宋体" w:hint="eastAsia"/>
                <w:bCs/>
              </w:rPr>
              <w:t>ag</w:t>
            </w:r>
          </w:p>
        </w:tc>
        <w:tc>
          <w:tcPr>
            <w:tcW w:w="2335" w:type="dxa"/>
          </w:tcPr>
          <w:p w14:paraId="630BF4E4" w14:textId="77777777" w:rsidR="00ED5099" w:rsidRDefault="00ED5099" w:rsidP="00763E8E">
            <w:pPr>
              <w:spacing w:line="360" w:lineRule="auto"/>
              <w:rPr>
                <w:rFonts w:ascii="Consolas" w:hAnsi="Consolas" w:cs="宋体"/>
                <w:bCs/>
              </w:rPr>
            </w:pPr>
            <w:r w:rsidRPr="00A60279">
              <w:rPr>
                <w:rFonts w:ascii="Consolas" w:hAnsi="Consolas" w:cs="宋体"/>
                <w:bCs/>
              </w:rPr>
              <w:t>varchar</w:t>
            </w:r>
          </w:p>
        </w:tc>
      </w:tr>
    </w:tbl>
    <w:p w14:paraId="1E9ABD45" w14:textId="77777777" w:rsidR="0031296C" w:rsidRPr="00A60279" w:rsidRDefault="0031296C" w:rsidP="00A76F3F">
      <w:pPr>
        <w:spacing w:line="360" w:lineRule="auto"/>
        <w:rPr>
          <w:rFonts w:ascii="Consolas" w:hAnsi="Consolas" w:cs="宋体"/>
        </w:rPr>
      </w:pPr>
    </w:p>
    <w:p w14:paraId="315BCEF8" w14:textId="77777777" w:rsidR="00763E8E" w:rsidRPr="00A60279" w:rsidRDefault="00763E8E" w:rsidP="00763E8E">
      <w:pPr>
        <w:spacing w:line="360" w:lineRule="auto"/>
        <w:ind w:firstLineChars="250" w:firstLine="525"/>
        <w:rPr>
          <w:rFonts w:ascii="Consolas" w:hAnsi="Consolas" w:cs="宋体"/>
        </w:rPr>
      </w:pPr>
      <w:r w:rsidRPr="00A60279">
        <w:rPr>
          <w:rFonts w:ascii="Consolas" w:hAnsi="Consolas" w:cs="宋体"/>
        </w:rPr>
        <w:t>类名：</w:t>
      </w:r>
      <w:r w:rsidRPr="00A60279">
        <w:rPr>
          <w:rFonts w:ascii="Consolas" w:hAnsi="Consolas" w:cs="宋体"/>
        </w:rPr>
        <w:t>Comment</w:t>
      </w:r>
      <w:r w:rsidRPr="00A60279">
        <w:rPr>
          <w:rFonts w:ascii="Consolas" w:hAnsi="Consolas" w:cs="宋体"/>
        </w:rPr>
        <w:t>（评论类）</w:t>
      </w:r>
    </w:p>
    <w:p w14:paraId="2A1FBDD6" w14:textId="77777777" w:rsidR="00763E8E" w:rsidRPr="00A60279" w:rsidRDefault="00763E8E" w:rsidP="00763E8E">
      <w:pPr>
        <w:spacing w:line="360" w:lineRule="auto"/>
        <w:ind w:firstLine="420"/>
        <w:rPr>
          <w:rFonts w:ascii="Consolas" w:hAnsi="Consolas" w:cs="宋体"/>
        </w:rPr>
      </w:pPr>
      <w:r w:rsidRPr="00A60279">
        <w:rPr>
          <w:rFonts w:ascii="Consolas" w:hAnsi="Consolas" w:cs="宋体"/>
        </w:rPr>
        <w:t xml:space="preserve"> </w:t>
      </w:r>
      <w:r w:rsidRPr="00A60279">
        <w:rPr>
          <w:rFonts w:ascii="Consolas" w:hAnsi="Consolas" w:cs="宋体"/>
        </w:rPr>
        <w:t>属性表如表</w:t>
      </w:r>
      <w:r w:rsidRPr="00A60279">
        <w:rPr>
          <w:rFonts w:ascii="Consolas" w:hAnsi="Consolas" w:cs="宋体"/>
        </w:rPr>
        <w:t>2.1.</w:t>
      </w:r>
      <w:r w:rsidR="00F2548E">
        <w:rPr>
          <w:rFonts w:ascii="Consolas" w:hAnsi="Consolas" w:cs="宋体"/>
        </w:rPr>
        <w:t>6</w:t>
      </w:r>
      <w:r w:rsidRPr="00A60279">
        <w:rPr>
          <w:rFonts w:ascii="Consolas" w:hAnsi="Consolas" w:cs="宋体"/>
        </w:rPr>
        <w:t>所示：</w:t>
      </w:r>
    </w:p>
    <w:p w14:paraId="1EC287FF" w14:textId="77777777" w:rsidR="00763E8E" w:rsidRPr="00A60279" w:rsidRDefault="00763E8E" w:rsidP="00763E8E">
      <w:pPr>
        <w:spacing w:line="360" w:lineRule="auto"/>
        <w:ind w:firstLine="420"/>
        <w:jc w:val="center"/>
        <w:rPr>
          <w:rFonts w:ascii="Consolas" w:hAnsi="Consolas" w:cs="宋体"/>
          <w:bCs/>
        </w:rPr>
      </w:pPr>
      <w:r w:rsidRPr="00A60279">
        <w:rPr>
          <w:rFonts w:ascii="Consolas" w:hAnsi="Consolas" w:cs="宋体"/>
          <w:bCs/>
        </w:rPr>
        <w:t>表</w:t>
      </w:r>
      <w:r w:rsidRPr="00A60279">
        <w:rPr>
          <w:rFonts w:ascii="Consolas" w:hAnsi="Consolas" w:cs="宋体"/>
          <w:bCs/>
        </w:rPr>
        <w:t>2.1.</w:t>
      </w:r>
      <w:r w:rsidR="00F2548E">
        <w:rPr>
          <w:rFonts w:ascii="Consolas" w:hAnsi="Consolas" w:cs="宋体"/>
          <w:bCs/>
        </w:rPr>
        <w:t>6</w:t>
      </w:r>
      <w:r w:rsidRPr="00A60279">
        <w:rPr>
          <w:rFonts w:ascii="Consolas" w:hAnsi="Consolas" w:cs="宋体"/>
          <w:bCs/>
        </w:rPr>
        <w:t xml:space="preserve"> </w:t>
      </w:r>
      <w:r w:rsidRPr="00A60279">
        <w:rPr>
          <w:rFonts w:ascii="Consolas" w:hAnsi="Consolas" w:cs="宋体"/>
        </w:rPr>
        <w:t>Comment</w:t>
      </w:r>
      <w:r w:rsidRPr="00A60279">
        <w:rPr>
          <w:rFonts w:ascii="Consolas" w:hAnsi="Consolas" w:cs="宋体"/>
          <w:bCs/>
        </w:rPr>
        <w:t>类属性表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2"/>
        <w:gridCol w:w="2277"/>
        <w:gridCol w:w="2335"/>
      </w:tblGrid>
      <w:tr w:rsidR="00763E8E" w:rsidRPr="00A60279" w14:paraId="028A395B" w14:textId="77777777" w:rsidTr="006B603A">
        <w:trPr>
          <w:jc w:val="center"/>
        </w:trPr>
        <w:tc>
          <w:tcPr>
            <w:tcW w:w="1832" w:type="dxa"/>
          </w:tcPr>
          <w:p w14:paraId="27E7FF87" w14:textId="77777777" w:rsidR="00763E8E" w:rsidRPr="00A60279" w:rsidRDefault="00763E8E" w:rsidP="006B603A">
            <w:pPr>
              <w:spacing w:line="360" w:lineRule="auto"/>
              <w:jc w:val="center"/>
              <w:rPr>
                <w:rFonts w:ascii="Consolas" w:hAnsi="Consolas" w:cs="宋体"/>
                <w:bCs/>
              </w:rPr>
            </w:pPr>
            <w:r w:rsidRPr="00A60279">
              <w:rPr>
                <w:rFonts w:ascii="Consolas" w:hAnsi="Consolas" w:cs="宋体"/>
                <w:bCs/>
              </w:rPr>
              <w:t>中文名</w:t>
            </w:r>
          </w:p>
        </w:tc>
        <w:tc>
          <w:tcPr>
            <w:tcW w:w="2277" w:type="dxa"/>
          </w:tcPr>
          <w:p w14:paraId="0A42B93C" w14:textId="77777777" w:rsidR="00763E8E" w:rsidRPr="00A60279" w:rsidRDefault="00763E8E" w:rsidP="006B603A">
            <w:pPr>
              <w:spacing w:line="360" w:lineRule="auto"/>
              <w:jc w:val="center"/>
              <w:rPr>
                <w:rFonts w:ascii="Consolas" w:hAnsi="Consolas" w:cs="宋体"/>
                <w:bCs/>
              </w:rPr>
            </w:pPr>
            <w:r w:rsidRPr="00A60279">
              <w:rPr>
                <w:rFonts w:ascii="Consolas" w:hAnsi="Consolas" w:cs="宋体"/>
                <w:bCs/>
              </w:rPr>
              <w:t>英文名</w:t>
            </w:r>
          </w:p>
        </w:tc>
        <w:tc>
          <w:tcPr>
            <w:tcW w:w="2335" w:type="dxa"/>
          </w:tcPr>
          <w:p w14:paraId="3CC8E872" w14:textId="77777777" w:rsidR="00763E8E" w:rsidRPr="00A60279" w:rsidRDefault="00763E8E" w:rsidP="006B603A">
            <w:pPr>
              <w:spacing w:line="360" w:lineRule="auto"/>
              <w:jc w:val="center"/>
              <w:rPr>
                <w:rFonts w:ascii="Consolas" w:hAnsi="Consolas" w:cs="宋体"/>
                <w:bCs/>
              </w:rPr>
            </w:pPr>
            <w:r w:rsidRPr="00A60279">
              <w:rPr>
                <w:rFonts w:ascii="Consolas" w:hAnsi="Consolas" w:cs="宋体"/>
                <w:bCs/>
              </w:rPr>
              <w:t>数据类型</w:t>
            </w:r>
          </w:p>
        </w:tc>
      </w:tr>
      <w:tr w:rsidR="00763E8E" w:rsidRPr="00A60279" w14:paraId="2D103C75" w14:textId="77777777" w:rsidTr="006B603A">
        <w:trPr>
          <w:jc w:val="center"/>
        </w:trPr>
        <w:tc>
          <w:tcPr>
            <w:tcW w:w="1832" w:type="dxa"/>
          </w:tcPr>
          <w:p w14:paraId="0BC706AB" w14:textId="77777777" w:rsidR="00763E8E" w:rsidRPr="00A60279" w:rsidRDefault="00763E8E" w:rsidP="006B603A">
            <w:pPr>
              <w:spacing w:line="360" w:lineRule="auto"/>
              <w:rPr>
                <w:rFonts w:ascii="Consolas" w:hAnsi="Consolas" w:cs="宋体"/>
                <w:bCs/>
              </w:rPr>
            </w:pPr>
            <w:r w:rsidRPr="00A60279">
              <w:rPr>
                <w:rFonts w:ascii="Consolas" w:hAnsi="Consolas" w:cs="宋体"/>
                <w:bCs/>
              </w:rPr>
              <w:t>评论</w:t>
            </w:r>
            <w:r w:rsidRPr="00A60279">
              <w:rPr>
                <w:rFonts w:ascii="Consolas" w:hAnsi="Consolas" w:cs="宋体"/>
                <w:bCs/>
              </w:rPr>
              <w:t>ID</w:t>
            </w:r>
          </w:p>
        </w:tc>
        <w:tc>
          <w:tcPr>
            <w:tcW w:w="2277" w:type="dxa"/>
          </w:tcPr>
          <w:p w14:paraId="6D5780D9" w14:textId="77777777" w:rsidR="00763E8E" w:rsidRPr="00A60279" w:rsidRDefault="00102147" w:rsidP="006B603A">
            <w:pPr>
              <w:spacing w:line="360" w:lineRule="auto"/>
              <w:rPr>
                <w:rFonts w:ascii="Consolas" w:hAnsi="Consolas" w:cs="宋体"/>
                <w:bCs/>
              </w:rPr>
            </w:pPr>
            <w:proofErr w:type="spellStart"/>
            <w:r w:rsidRPr="00A60279">
              <w:rPr>
                <w:rFonts w:ascii="Consolas" w:hAnsi="Consolas" w:cs="宋体"/>
                <w:bCs/>
              </w:rPr>
              <w:t>comment</w:t>
            </w:r>
            <w:r w:rsidR="00763E8E" w:rsidRPr="00A60279">
              <w:rPr>
                <w:rFonts w:ascii="Consolas" w:hAnsi="Consolas" w:cs="宋体"/>
                <w:bCs/>
              </w:rPr>
              <w:t>ID</w:t>
            </w:r>
            <w:proofErr w:type="spellEnd"/>
          </w:p>
        </w:tc>
        <w:tc>
          <w:tcPr>
            <w:tcW w:w="2335" w:type="dxa"/>
          </w:tcPr>
          <w:p w14:paraId="50F6F48A" w14:textId="77777777" w:rsidR="00763E8E" w:rsidRPr="00A60279" w:rsidRDefault="00763E8E" w:rsidP="006B603A">
            <w:pPr>
              <w:spacing w:line="360" w:lineRule="auto"/>
              <w:rPr>
                <w:rFonts w:ascii="Consolas" w:hAnsi="Consolas" w:cs="宋体"/>
                <w:bCs/>
              </w:rPr>
            </w:pPr>
            <w:r w:rsidRPr="00A60279">
              <w:rPr>
                <w:rFonts w:ascii="Consolas" w:hAnsi="Consolas" w:cs="宋体"/>
                <w:bCs/>
              </w:rPr>
              <w:t>unsigned</w:t>
            </w:r>
          </w:p>
        </w:tc>
      </w:tr>
      <w:tr w:rsidR="00763E8E" w:rsidRPr="00A60279" w14:paraId="72127929" w14:textId="77777777" w:rsidTr="006B603A">
        <w:trPr>
          <w:jc w:val="center"/>
        </w:trPr>
        <w:tc>
          <w:tcPr>
            <w:tcW w:w="1832" w:type="dxa"/>
          </w:tcPr>
          <w:p w14:paraId="62EC24AD" w14:textId="77777777" w:rsidR="00763E8E" w:rsidRPr="00A60279" w:rsidRDefault="00763E8E" w:rsidP="006B603A">
            <w:pPr>
              <w:spacing w:line="360" w:lineRule="auto"/>
              <w:rPr>
                <w:rFonts w:ascii="Consolas" w:hAnsi="Consolas" w:cs="宋体"/>
                <w:bCs/>
              </w:rPr>
            </w:pPr>
            <w:r w:rsidRPr="00A60279">
              <w:rPr>
                <w:rFonts w:ascii="Consolas" w:hAnsi="Consolas" w:cs="宋体"/>
                <w:bCs/>
              </w:rPr>
              <w:t>用户</w:t>
            </w:r>
            <w:r w:rsidRPr="00A60279">
              <w:rPr>
                <w:rFonts w:ascii="Consolas" w:hAnsi="Consolas" w:cs="宋体"/>
                <w:bCs/>
              </w:rPr>
              <w:t>ID</w:t>
            </w:r>
          </w:p>
        </w:tc>
        <w:tc>
          <w:tcPr>
            <w:tcW w:w="2277" w:type="dxa"/>
          </w:tcPr>
          <w:p w14:paraId="1847E854" w14:textId="77777777" w:rsidR="00763E8E" w:rsidRPr="00A60279" w:rsidRDefault="00763E8E" w:rsidP="006B603A">
            <w:pPr>
              <w:spacing w:line="360" w:lineRule="auto"/>
              <w:rPr>
                <w:rFonts w:ascii="Consolas" w:hAnsi="Consolas" w:cs="宋体"/>
                <w:bCs/>
              </w:rPr>
            </w:pPr>
            <w:proofErr w:type="spellStart"/>
            <w:r w:rsidRPr="00A60279">
              <w:rPr>
                <w:rFonts w:ascii="Consolas" w:hAnsi="Consolas" w:cs="宋体"/>
                <w:bCs/>
              </w:rPr>
              <w:t>user</w:t>
            </w:r>
            <w:r w:rsidR="00102147" w:rsidRPr="00A60279">
              <w:rPr>
                <w:rFonts w:ascii="Consolas" w:hAnsi="Consolas" w:cs="宋体"/>
                <w:bCs/>
              </w:rPr>
              <w:t>ID</w:t>
            </w:r>
            <w:proofErr w:type="spellEnd"/>
          </w:p>
        </w:tc>
        <w:tc>
          <w:tcPr>
            <w:tcW w:w="2335" w:type="dxa"/>
          </w:tcPr>
          <w:p w14:paraId="19A88C13" w14:textId="77777777" w:rsidR="00763E8E" w:rsidRPr="00A60279" w:rsidRDefault="00102147" w:rsidP="006B603A">
            <w:pPr>
              <w:spacing w:line="360" w:lineRule="auto"/>
              <w:rPr>
                <w:rFonts w:ascii="Consolas" w:hAnsi="Consolas" w:cs="宋体"/>
                <w:bCs/>
              </w:rPr>
            </w:pPr>
            <w:r w:rsidRPr="00A60279">
              <w:rPr>
                <w:rFonts w:ascii="Consolas" w:hAnsi="Consolas" w:cs="宋体"/>
                <w:bCs/>
              </w:rPr>
              <w:t>u</w:t>
            </w:r>
            <w:r w:rsidR="00763E8E" w:rsidRPr="00A60279">
              <w:rPr>
                <w:rFonts w:ascii="Consolas" w:hAnsi="Consolas" w:cs="宋体"/>
                <w:bCs/>
              </w:rPr>
              <w:t>nsigned</w:t>
            </w:r>
          </w:p>
        </w:tc>
      </w:tr>
      <w:tr w:rsidR="00102147" w:rsidRPr="00A60279" w14:paraId="2743D354" w14:textId="77777777" w:rsidTr="006B603A">
        <w:trPr>
          <w:jc w:val="center"/>
        </w:trPr>
        <w:tc>
          <w:tcPr>
            <w:tcW w:w="1832" w:type="dxa"/>
          </w:tcPr>
          <w:p w14:paraId="49BF05F1" w14:textId="77777777" w:rsidR="00102147" w:rsidRPr="00A60279" w:rsidRDefault="00A4296C" w:rsidP="006B603A">
            <w:pPr>
              <w:spacing w:line="360" w:lineRule="auto"/>
              <w:rPr>
                <w:rFonts w:ascii="Consolas" w:hAnsi="Consolas" w:cs="宋体"/>
                <w:bCs/>
              </w:rPr>
            </w:pPr>
            <w:r>
              <w:rPr>
                <w:rFonts w:ascii="Consolas" w:hAnsi="Consolas" w:cs="宋体" w:hint="eastAsia"/>
                <w:bCs/>
              </w:rPr>
              <w:t>菜品</w:t>
            </w:r>
            <w:r w:rsidR="00102147" w:rsidRPr="00A60279">
              <w:rPr>
                <w:rFonts w:ascii="Consolas" w:hAnsi="Consolas" w:cs="宋体"/>
                <w:bCs/>
              </w:rPr>
              <w:t>ID</w:t>
            </w:r>
          </w:p>
        </w:tc>
        <w:tc>
          <w:tcPr>
            <w:tcW w:w="2277" w:type="dxa"/>
          </w:tcPr>
          <w:p w14:paraId="4053C5B1" w14:textId="77777777" w:rsidR="00102147" w:rsidRPr="00A60279" w:rsidRDefault="00A4296C" w:rsidP="006B603A">
            <w:pPr>
              <w:spacing w:line="360" w:lineRule="auto"/>
              <w:rPr>
                <w:rFonts w:ascii="Consolas" w:hAnsi="Consolas" w:cs="宋体"/>
                <w:bCs/>
              </w:rPr>
            </w:pPr>
            <w:proofErr w:type="spellStart"/>
            <w:r>
              <w:rPr>
                <w:rFonts w:ascii="Consolas" w:hAnsi="Consolas" w:cs="宋体" w:hint="eastAsia"/>
                <w:bCs/>
              </w:rPr>
              <w:t>food</w:t>
            </w:r>
            <w:r w:rsidR="00102147" w:rsidRPr="00A60279">
              <w:rPr>
                <w:rFonts w:ascii="Consolas" w:hAnsi="Consolas" w:cs="宋体" w:hint="eastAsia"/>
                <w:bCs/>
              </w:rPr>
              <w:t>I</w:t>
            </w:r>
            <w:r w:rsidR="00102147" w:rsidRPr="00A60279">
              <w:rPr>
                <w:rFonts w:ascii="Consolas" w:hAnsi="Consolas" w:cs="宋体"/>
                <w:bCs/>
              </w:rPr>
              <w:t>D</w:t>
            </w:r>
            <w:proofErr w:type="spellEnd"/>
          </w:p>
        </w:tc>
        <w:tc>
          <w:tcPr>
            <w:tcW w:w="2335" w:type="dxa"/>
          </w:tcPr>
          <w:p w14:paraId="68D3FAA7" w14:textId="77777777" w:rsidR="00102147" w:rsidRPr="00A60279" w:rsidRDefault="00102147" w:rsidP="006B603A">
            <w:pPr>
              <w:spacing w:line="360" w:lineRule="auto"/>
              <w:rPr>
                <w:rFonts w:ascii="Consolas" w:hAnsi="Consolas" w:cs="宋体"/>
                <w:bCs/>
              </w:rPr>
            </w:pPr>
            <w:r w:rsidRPr="00A60279">
              <w:rPr>
                <w:rFonts w:ascii="Consolas" w:hAnsi="Consolas" w:cs="宋体"/>
                <w:bCs/>
              </w:rPr>
              <w:t>unsigned</w:t>
            </w:r>
          </w:p>
        </w:tc>
      </w:tr>
      <w:tr w:rsidR="00763E8E" w:rsidRPr="00A60279" w14:paraId="03DEB453" w14:textId="77777777" w:rsidTr="006B603A">
        <w:trPr>
          <w:jc w:val="center"/>
        </w:trPr>
        <w:tc>
          <w:tcPr>
            <w:tcW w:w="1832" w:type="dxa"/>
          </w:tcPr>
          <w:p w14:paraId="700EFE40" w14:textId="77777777" w:rsidR="00763E8E" w:rsidRPr="00A60279" w:rsidRDefault="00763E8E" w:rsidP="006B603A">
            <w:pPr>
              <w:spacing w:line="360" w:lineRule="auto"/>
              <w:rPr>
                <w:rFonts w:ascii="Consolas" w:hAnsi="Consolas" w:cs="宋体"/>
                <w:bCs/>
              </w:rPr>
            </w:pPr>
            <w:r w:rsidRPr="00A60279">
              <w:rPr>
                <w:rFonts w:ascii="Consolas" w:hAnsi="Consolas" w:cs="宋体"/>
                <w:bCs/>
              </w:rPr>
              <w:t>发布时间</w:t>
            </w:r>
          </w:p>
        </w:tc>
        <w:tc>
          <w:tcPr>
            <w:tcW w:w="2277" w:type="dxa"/>
          </w:tcPr>
          <w:p w14:paraId="0A3CDB0F" w14:textId="77777777" w:rsidR="00763E8E" w:rsidRPr="00A60279" w:rsidRDefault="00763E8E" w:rsidP="006B603A">
            <w:pPr>
              <w:spacing w:line="360" w:lineRule="auto"/>
              <w:rPr>
                <w:rFonts w:ascii="Consolas" w:hAnsi="Consolas" w:cs="宋体"/>
                <w:bCs/>
              </w:rPr>
            </w:pPr>
            <w:proofErr w:type="spellStart"/>
            <w:r w:rsidRPr="00A60279">
              <w:rPr>
                <w:rFonts w:ascii="Consolas" w:hAnsi="Consolas" w:cs="宋体"/>
                <w:bCs/>
              </w:rPr>
              <w:t>publishTime</w:t>
            </w:r>
            <w:proofErr w:type="spellEnd"/>
          </w:p>
        </w:tc>
        <w:tc>
          <w:tcPr>
            <w:tcW w:w="2335" w:type="dxa"/>
          </w:tcPr>
          <w:p w14:paraId="5BAC8106" w14:textId="77777777" w:rsidR="00763E8E" w:rsidRPr="00A60279" w:rsidRDefault="008A1692" w:rsidP="006B603A">
            <w:pPr>
              <w:spacing w:line="360" w:lineRule="auto"/>
              <w:rPr>
                <w:rFonts w:ascii="Consolas" w:hAnsi="Consolas" w:cs="宋体"/>
                <w:bCs/>
              </w:rPr>
            </w:pPr>
            <w:r>
              <w:rPr>
                <w:rFonts w:ascii="Consolas" w:hAnsi="Consolas" w:cs="宋体"/>
                <w:bCs/>
              </w:rPr>
              <w:t>date</w:t>
            </w:r>
            <w:r w:rsidR="00763E8E" w:rsidRPr="00A60279">
              <w:rPr>
                <w:rFonts w:ascii="Consolas" w:hAnsi="Consolas" w:cs="宋体"/>
                <w:bCs/>
              </w:rPr>
              <w:t>time</w:t>
            </w:r>
          </w:p>
        </w:tc>
      </w:tr>
      <w:tr w:rsidR="00763E8E" w:rsidRPr="00A60279" w14:paraId="02C5269E" w14:textId="77777777" w:rsidTr="006B603A">
        <w:trPr>
          <w:jc w:val="center"/>
        </w:trPr>
        <w:tc>
          <w:tcPr>
            <w:tcW w:w="1832" w:type="dxa"/>
          </w:tcPr>
          <w:p w14:paraId="11B89245" w14:textId="77777777" w:rsidR="00763E8E" w:rsidRPr="00A60279" w:rsidRDefault="00102147" w:rsidP="006B603A">
            <w:pPr>
              <w:spacing w:line="360" w:lineRule="auto"/>
              <w:rPr>
                <w:rFonts w:ascii="Consolas" w:hAnsi="Consolas" w:cs="宋体"/>
                <w:bCs/>
              </w:rPr>
            </w:pPr>
            <w:r w:rsidRPr="00A60279">
              <w:rPr>
                <w:rFonts w:ascii="Consolas" w:hAnsi="Consolas" w:cs="宋体"/>
                <w:bCs/>
              </w:rPr>
              <w:t>评论</w:t>
            </w:r>
            <w:r w:rsidR="00763E8E" w:rsidRPr="00A60279">
              <w:rPr>
                <w:rFonts w:ascii="Consolas" w:hAnsi="Consolas" w:cs="宋体"/>
                <w:bCs/>
              </w:rPr>
              <w:t>内容</w:t>
            </w:r>
          </w:p>
        </w:tc>
        <w:tc>
          <w:tcPr>
            <w:tcW w:w="2277" w:type="dxa"/>
            <w:shd w:val="clear" w:color="auto" w:fill="auto"/>
          </w:tcPr>
          <w:p w14:paraId="70D02ACB" w14:textId="77777777" w:rsidR="00763E8E" w:rsidRPr="00A60279" w:rsidRDefault="00763E8E" w:rsidP="006B603A">
            <w:pPr>
              <w:spacing w:line="360" w:lineRule="auto"/>
              <w:rPr>
                <w:rFonts w:ascii="Consolas" w:hAnsi="Consolas" w:cs="宋体"/>
                <w:bCs/>
              </w:rPr>
            </w:pPr>
            <w:r w:rsidRPr="00A60279">
              <w:rPr>
                <w:rFonts w:ascii="Consolas" w:hAnsi="Consolas" w:cs="宋体"/>
                <w:bCs/>
              </w:rPr>
              <w:t>content</w:t>
            </w:r>
          </w:p>
        </w:tc>
        <w:tc>
          <w:tcPr>
            <w:tcW w:w="2335" w:type="dxa"/>
            <w:shd w:val="clear" w:color="auto" w:fill="auto"/>
          </w:tcPr>
          <w:p w14:paraId="7D06A3C1" w14:textId="77777777" w:rsidR="00763E8E" w:rsidRPr="00A60279" w:rsidRDefault="00763E8E" w:rsidP="006B603A">
            <w:pPr>
              <w:spacing w:line="360" w:lineRule="auto"/>
              <w:rPr>
                <w:rFonts w:ascii="Consolas" w:hAnsi="Consolas" w:cs="宋体"/>
                <w:bCs/>
              </w:rPr>
            </w:pPr>
            <w:r w:rsidRPr="00A60279">
              <w:rPr>
                <w:rFonts w:ascii="Consolas" w:hAnsi="Consolas" w:cs="宋体"/>
                <w:bCs/>
              </w:rPr>
              <w:t>text</w:t>
            </w:r>
          </w:p>
        </w:tc>
      </w:tr>
      <w:tr w:rsidR="00AC1AD3" w:rsidRPr="00A60279" w14:paraId="097F8791" w14:textId="77777777" w:rsidTr="006B603A">
        <w:trPr>
          <w:jc w:val="center"/>
        </w:trPr>
        <w:tc>
          <w:tcPr>
            <w:tcW w:w="1832" w:type="dxa"/>
          </w:tcPr>
          <w:p w14:paraId="6067267B" w14:textId="77777777" w:rsidR="00AC1AD3" w:rsidRPr="00A60279" w:rsidRDefault="00AC1AD3" w:rsidP="006B603A">
            <w:pPr>
              <w:spacing w:line="360" w:lineRule="auto"/>
              <w:rPr>
                <w:rFonts w:ascii="Consolas" w:hAnsi="Consolas" w:cs="宋体"/>
                <w:bCs/>
              </w:rPr>
            </w:pPr>
            <w:del w:id="57" w:author="毛毛妈" w:date="2018-10-30T09:05:00Z">
              <w:r w:rsidDel="00791F32">
                <w:rPr>
                  <w:rFonts w:ascii="Consolas" w:hAnsi="Consolas" w:cs="宋体" w:hint="eastAsia"/>
                  <w:bCs/>
                </w:rPr>
                <w:delText>用户</w:delText>
              </w:r>
            </w:del>
            <w:r>
              <w:rPr>
                <w:rFonts w:ascii="Consolas" w:hAnsi="Consolas" w:cs="宋体" w:hint="eastAsia"/>
                <w:bCs/>
              </w:rPr>
              <w:t>打分</w:t>
            </w:r>
          </w:p>
        </w:tc>
        <w:tc>
          <w:tcPr>
            <w:tcW w:w="2277" w:type="dxa"/>
            <w:shd w:val="clear" w:color="auto" w:fill="auto"/>
          </w:tcPr>
          <w:p w14:paraId="703C2788" w14:textId="77777777" w:rsidR="00AC1AD3" w:rsidRPr="00A60279" w:rsidRDefault="00AC1AD3" w:rsidP="006B603A">
            <w:pPr>
              <w:spacing w:line="360" w:lineRule="auto"/>
              <w:rPr>
                <w:rFonts w:ascii="Consolas" w:hAnsi="Consolas" w:cs="宋体"/>
                <w:bCs/>
              </w:rPr>
            </w:pPr>
            <w:proofErr w:type="spellStart"/>
            <w:r>
              <w:rPr>
                <w:rFonts w:ascii="Consolas" w:hAnsi="Consolas" w:cs="宋体" w:hint="eastAsia"/>
                <w:bCs/>
              </w:rPr>
              <w:t>PutMark</w:t>
            </w:r>
            <w:proofErr w:type="spellEnd"/>
          </w:p>
        </w:tc>
        <w:tc>
          <w:tcPr>
            <w:tcW w:w="2335" w:type="dxa"/>
            <w:shd w:val="clear" w:color="auto" w:fill="auto"/>
          </w:tcPr>
          <w:p w14:paraId="4EC57DFF" w14:textId="77777777" w:rsidR="00AC1AD3" w:rsidRPr="00A60279" w:rsidRDefault="00AC1AD3" w:rsidP="006B603A">
            <w:pPr>
              <w:spacing w:line="360" w:lineRule="auto"/>
              <w:rPr>
                <w:rFonts w:ascii="Consolas" w:hAnsi="Consolas" w:cs="宋体"/>
                <w:bCs/>
              </w:rPr>
            </w:pPr>
            <w:r>
              <w:rPr>
                <w:rFonts w:ascii="Consolas" w:hAnsi="Consolas" w:cs="宋体"/>
                <w:bCs/>
              </w:rPr>
              <w:t>unsigned</w:t>
            </w:r>
          </w:p>
        </w:tc>
      </w:tr>
    </w:tbl>
    <w:p w14:paraId="7C8076AD" w14:textId="77777777" w:rsidR="0031296C" w:rsidRDefault="0031296C" w:rsidP="00A76F3F">
      <w:pPr>
        <w:spacing w:line="360" w:lineRule="auto"/>
        <w:rPr>
          <w:rFonts w:ascii="Consolas" w:hAnsi="Consolas" w:cs="宋体"/>
        </w:rPr>
      </w:pPr>
    </w:p>
    <w:p w14:paraId="6755C31B" w14:textId="77777777" w:rsidR="00A4296C" w:rsidRPr="00A60279" w:rsidRDefault="00A4296C" w:rsidP="00A4296C">
      <w:pPr>
        <w:spacing w:line="360" w:lineRule="auto"/>
        <w:ind w:firstLineChars="250" w:firstLine="525"/>
        <w:rPr>
          <w:rFonts w:ascii="Consolas" w:hAnsi="Consolas" w:cs="宋体"/>
        </w:rPr>
      </w:pPr>
      <w:commentRangeStart w:id="58"/>
      <w:commentRangeStart w:id="59"/>
      <w:r w:rsidRPr="00A60279">
        <w:rPr>
          <w:rFonts w:ascii="Consolas" w:hAnsi="Consolas" w:cs="宋体"/>
        </w:rPr>
        <w:t>类名：</w:t>
      </w:r>
      <w:proofErr w:type="spellStart"/>
      <w:r>
        <w:rPr>
          <w:rFonts w:ascii="Consolas" w:hAnsi="Consolas" w:cs="宋体" w:hint="eastAsia"/>
        </w:rPr>
        <w:t>B</w:t>
      </w:r>
      <w:r w:rsidR="00AC1AD3">
        <w:rPr>
          <w:rFonts w:ascii="Consolas" w:hAnsi="Consolas" w:cs="宋体"/>
        </w:rPr>
        <w:t>ulletin</w:t>
      </w:r>
      <w:r>
        <w:rPr>
          <w:rFonts w:ascii="Consolas" w:hAnsi="Consolas" w:cs="宋体" w:hint="eastAsia"/>
        </w:rPr>
        <w:t>board</w:t>
      </w:r>
      <w:proofErr w:type="spellEnd"/>
      <w:r>
        <w:rPr>
          <w:rFonts w:ascii="Consolas" w:hAnsi="Consolas" w:cs="宋体" w:hint="eastAsia"/>
        </w:rPr>
        <w:t>类</w:t>
      </w:r>
      <w:r w:rsidRPr="00A60279">
        <w:rPr>
          <w:rFonts w:ascii="Consolas" w:hAnsi="Consolas" w:cs="宋体"/>
        </w:rPr>
        <w:t>（</w:t>
      </w:r>
      <w:r>
        <w:rPr>
          <w:rFonts w:ascii="Consolas" w:hAnsi="Consolas" w:cs="宋体" w:hint="eastAsia"/>
        </w:rPr>
        <w:t>公告</w:t>
      </w:r>
      <w:r w:rsidRPr="00A60279">
        <w:rPr>
          <w:rFonts w:ascii="Consolas" w:hAnsi="Consolas" w:cs="宋体"/>
        </w:rPr>
        <w:t>类）</w:t>
      </w:r>
    </w:p>
    <w:p w14:paraId="602AD12D" w14:textId="77777777" w:rsidR="00A4296C" w:rsidRPr="00A60279" w:rsidRDefault="00A4296C" w:rsidP="00A4296C">
      <w:pPr>
        <w:spacing w:line="360" w:lineRule="auto"/>
        <w:ind w:firstLine="420"/>
        <w:rPr>
          <w:rFonts w:ascii="Consolas" w:hAnsi="Consolas" w:cs="宋体"/>
        </w:rPr>
      </w:pPr>
      <w:r w:rsidRPr="00A60279">
        <w:rPr>
          <w:rFonts w:ascii="Consolas" w:hAnsi="Consolas" w:cs="宋体"/>
        </w:rPr>
        <w:t xml:space="preserve"> </w:t>
      </w:r>
      <w:r w:rsidRPr="00A60279">
        <w:rPr>
          <w:rFonts w:ascii="Consolas" w:hAnsi="Consolas" w:cs="宋体"/>
        </w:rPr>
        <w:t>属性表如表</w:t>
      </w:r>
      <w:r w:rsidRPr="00A60279">
        <w:rPr>
          <w:rFonts w:ascii="Consolas" w:hAnsi="Consolas" w:cs="宋体"/>
        </w:rPr>
        <w:t>2.1.</w:t>
      </w:r>
      <w:r w:rsidR="00F2548E">
        <w:rPr>
          <w:rFonts w:ascii="Consolas" w:hAnsi="Consolas" w:cs="宋体"/>
        </w:rPr>
        <w:t>7</w:t>
      </w:r>
      <w:r w:rsidRPr="00A60279">
        <w:rPr>
          <w:rFonts w:ascii="Consolas" w:hAnsi="Consolas" w:cs="宋体"/>
        </w:rPr>
        <w:t>所示：</w:t>
      </w:r>
    </w:p>
    <w:p w14:paraId="65A79A8A" w14:textId="77777777" w:rsidR="00A4296C" w:rsidRPr="00A60279" w:rsidRDefault="00A4296C" w:rsidP="00A4296C">
      <w:pPr>
        <w:spacing w:line="360" w:lineRule="auto"/>
        <w:ind w:firstLine="420"/>
        <w:jc w:val="center"/>
        <w:rPr>
          <w:rFonts w:ascii="Consolas" w:hAnsi="Consolas" w:cs="宋体"/>
          <w:bCs/>
        </w:rPr>
      </w:pPr>
      <w:r w:rsidRPr="00A60279">
        <w:rPr>
          <w:rFonts w:ascii="Consolas" w:hAnsi="Consolas" w:cs="宋体"/>
          <w:bCs/>
        </w:rPr>
        <w:t>表</w:t>
      </w:r>
      <w:r w:rsidRPr="00A60279">
        <w:rPr>
          <w:rFonts w:ascii="Consolas" w:hAnsi="Consolas" w:cs="宋体"/>
          <w:bCs/>
        </w:rPr>
        <w:t>2.1.</w:t>
      </w:r>
      <w:r w:rsidR="00F2548E">
        <w:rPr>
          <w:rFonts w:ascii="Consolas" w:hAnsi="Consolas" w:cs="宋体"/>
          <w:bCs/>
        </w:rPr>
        <w:t>7</w:t>
      </w:r>
      <w:r w:rsidRPr="00A60279">
        <w:rPr>
          <w:rFonts w:ascii="Consolas" w:hAnsi="Consolas" w:cs="宋体"/>
          <w:bCs/>
        </w:rPr>
        <w:t xml:space="preserve"> </w:t>
      </w:r>
      <w:proofErr w:type="spellStart"/>
      <w:r>
        <w:rPr>
          <w:rFonts w:ascii="Consolas" w:hAnsi="Consolas" w:cs="宋体" w:hint="eastAsia"/>
        </w:rPr>
        <w:t>B</w:t>
      </w:r>
      <w:r w:rsidR="00AC1AD3">
        <w:rPr>
          <w:rFonts w:ascii="Consolas" w:hAnsi="Consolas" w:cs="宋体"/>
        </w:rPr>
        <w:t>u</w:t>
      </w:r>
      <w:r>
        <w:rPr>
          <w:rFonts w:ascii="Consolas" w:hAnsi="Consolas" w:cs="宋体" w:hint="eastAsia"/>
        </w:rPr>
        <w:t>ll</w:t>
      </w:r>
      <w:r w:rsidR="00AC1AD3">
        <w:rPr>
          <w:rFonts w:ascii="Consolas" w:hAnsi="Consolas" w:cs="宋体"/>
        </w:rPr>
        <w:t>etin</w:t>
      </w:r>
      <w:r>
        <w:rPr>
          <w:rFonts w:ascii="Consolas" w:hAnsi="Consolas" w:cs="宋体" w:hint="eastAsia"/>
        </w:rPr>
        <w:t>board</w:t>
      </w:r>
      <w:proofErr w:type="spellEnd"/>
      <w:r w:rsidRPr="00A60279">
        <w:rPr>
          <w:rFonts w:ascii="Consolas" w:hAnsi="Consolas" w:cs="宋体"/>
          <w:bCs/>
        </w:rPr>
        <w:t>类属性表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2"/>
        <w:gridCol w:w="2277"/>
        <w:gridCol w:w="2335"/>
      </w:tblGrid>
      <w:tr w:rsidR="00A4296C" w:rsidRPr="00A60279" w14:paraId="23BE1F0D" w14:textId="77777777" w:rsidTr="00A46897">
        <w:trPr>
          <w:jc w:val="center"/>
        </w:trPr>
        <w:tc>
          <w:tcPr>
            <w:tcW w:w="1832" w:type="dxa"/>
          </w:tcPr>
          <w:p w14:paraId="69E08F40" w14:textId="77777777" w:rsidR="00A4296C" w:rsidRPr="00A60279" w:rsidRDefault="00A4296C" w:rsidP="00A46897">
            <w:pPr>
              <w:spacing w:line="360" w:lineRule="auto"/>
              <w:jc w:val="center"/>
              <w:rPr>
                <w:rFonts w:ascii="Consolas" w:hAnsi="Consolas" w:cs="宋体"/>
                <w:bCs/>
              </w:rPr>
            </w:pPr>
            <w:r w:rsidRPr="00A60279">
              <w:rPr>
                <w:rFonts w:ascii="Consolas" w:hAnsi="Consolas" w:cs="宋体"/>
                <w:bCs/>
              </w:rPr>
              <w:t>中文名</w:t>
            </w:r>
          </w:p>
        </w:tc>
        <w:tc>
          <w:tcPr>
            <w:tcW w:w="2277" w:type="dxa"/>
          </w:tcPr>
          <w:p w14:paraId="66E47266" w14:textId="77777777" w:rsidR="00A4296C" w:rsidRPr="00A60279" w:rsidRDefault="00A4296C" w:rsidP="00A46897">
            <w:pPr>
              <w:spacing w:line="360" w:lineRule="auto"/>
              <w:jc w:val="center"/>
              <w:rPr>
                <w:rFonts w:ascii="Consolas" w:hAnsi="Consolas" w:cs="宋体"/>
                <w:bCs/>
              </w:rPr>
            </w:pPr>
            <w:r w:rsidRPr="00A60279">
              <w:rPr>
                <w:rFonts w:ascii="Consolas" w:hAnsi="Consolas" w:cs="宋体"/>
                <w:bCs/>
              </w:rPr>
              <w:t>英文名</w:t>
            </w:r>
          </w:p>
        </w:tc>
        <w:tc>
          <w:tcPr>
            <w:tcW w:w="2335" w:type="dxa"/>
          </w:tcPr>
          <w:p w14:paraId="65059F53" w14:textId="77777777" w:rsidR="00A4296C" w:rsidRPr="00A60279" w:rsidRDefault="00A4296C" w:rsidP="00A46897">
            <w:pPr>
              <w:spacing w:line="360" w:lineRule="auto"/>
              <w:jc w:val="center"/>
              <w:rPr>
                <w:rFonts w:ascii="Consolas" w:hAnsi="Consolas" w:cs="宋体"/>
                <w:bCs/>
              </w:rPr>
            </w:pPr>
            <w:r w:rsidRPr="00A60279">
              <w:rPr>
                <w:rFonts w:ascii="Consolas" w:hAnsi="Consolas" w:cs="宋体"/>
                <w:bCs/>
              </w:rPr>
              <w:t>数据类型</w:t>
            </w:r>
          </w:p>
        </w:tc>
      </w:tr>
      <w:tr w:rsidR="00A4296C" w:rsidRPr="00A60279" w14:paraId="71E1DBFE" w14:textId="77777777" w:rsidTr="00A46897">
        <w:trPr>
          <w:jc w:val="center"/>
        </w:trPr>
        <w:tc>
          <w:tcPr>
            <w:tcW w:w="1832" w:type="dxa"/>
          </w:tcPr>
          <w:p w14:paraId="4FB9FEC7" w14:textId="77777777" w:rsidR="00A4296C" w:rsidRPr="00A60279" w:rsidRDefault="00A4296C" w:rsidP="00A4296C">
            <w:pPr>
              <w:spacing w:line="360" w:lineRule="auto"/>
              <w:rPr>
                <w:rFonts w:ascii="Consolas" w:hAnsi="Consolas" w:cs="宋体"/>
                <w:bCs/>
              </w:rPr>
            </w:pPr>
            <w:r>
              <w:rPr>
                <w:rFonts w:ascii="Consolas" w:hAnsi="Consolas" w:cs="宋体" w:hint="eastAsia"/>
                <w:bCs/>
              </w:rPr>
              <w:t>公告</w:t>
            </w:r>
            <w:r w:rsidRPr="00A60279">
              <w:rPr>
                <w:rFonts w:ascii="Consolas" w:hAnsi="Consolas" w:cs="宋体" w:hint="eastAsia"/>
                <w:bCs/>
              </w:rPr>
              <w:t>I</w:t>
            </w:r>
            <w:r w:rsidRPr="00A60279">
              <w:rPr>
                <w:rFonts w:ascii="Consolas" w:hAnsi="Consolas" w:cs="宋体"/>
                <w:bCs/>
              </w:rPr>
              <w:t>D</w:t>
            </w:r>
          </w:p>
        </w:tc>
        <w:tc>
          <w:tcPr>
            <w:tcW w:w="2277" w:type="dxa"/>
          </w:tcPr>
          <w:p w14:paraId="2D6FF5F4" w14:textId="77777777" w:rsidR="00A4296C" w:rsidRPr="00A60279" w:rsidRDefault="00A4296C" w:rsidP="00A4296C">
            <w:pPr>
              <w:spacing w:line="360" w:lineRule="auto"/>
              <w:rPr>
                <w:rFonts w:ascii="Consolas" w:hAnsi="Consolas" w:cs="宋体"/>
                <w:bCs/>
              </w:rPr>
            </w:pPr>
            <w:proofErr w:type="spellStart"/>
            <w:r>
              <w:rPr>
                <w:rFonts w:ascii="Consolas" w:hAnsi="Consolas" w:cs="宋体" w:hint="eastAsia"/>
                <w:bCs/>
              </w:rPr>
              <w:t>B</w:t>
            </w:r>
            <w:r w:rsidR="00AC1AD3">
              <w:rPr>
                <w:rFonts w:ascii="Consolas" w:hAnsi="Consolas" w:cs="宋体"/>
                <w:bCs/>
              </w:rPr>
              <w:t>ulletin</w:t>
            </w:r>
            <w:r>
              <w:rPr>
                <w:rFonts w:ascii="Consolas" w:hAnsi="Consolas" w:cs="宋体" w:hint="eastAsia"/>
                <w:bCs/>
              </w:rPr>
              <w:t>board</w:t>
            </w:r>
            <w:r w:rsidRPr="00A60279">
              <w:rPr>
                <w:rFonts w:ascii="Consolas" w:hAnsi="Consolas" w:cs="宋体" w:hint="eastAsia"/>
                <w:bCs/>
              </w:rPr>
              <w:t>I</w:t>
            </w:r>
            <w:r w:rsidRPr="00A60279">
              <w:rPr>
                <w:rFonts w:ascii="Consolas" w:hAnsi="Consolas" w:cs="宋体"/>
                <w:bCs/>
              </w:rPr>
              <w:t>D</w:t>
            </w:r>
            <w:proofErr w:type="spellEnd"/>
          </w:p>
        </w:tc>
        <w:tc>
          <w:tcPr>
            <w:tcW w:w="2335" w:type="dxa"/>
          </w:tcPr>
          <w:p w14:paraId="3B3B6D6E" w14:textId="77777777" w:rsidR="00A4296C" w:rsidRPr="00A60279" w:rsidRDefault="00A4296C" w:rsidP="00A4296C">
            <w:pPr>
              <w:spacing w:line="360" w:lineRule="auto"/>
              <w:rPr>
                <w:rFonts w:ascii="Consolas" w:hAnsi="Consolas" w:cs="宋体"/>
                <w:bCs/>
              </w:rPr>
            </w:pPr>
            <w:r w:rsidRPr="00A60279">
              <w:rPr>
                <w:rFonts w:ascii="Consolas" w:hAnsi="Consolas" w:cs="宋体"/>
                <w:bCs/>
              </w:rPr>
              <w:t>unsigned</w:t>
            </w:r>
          </w:p>
        </w:tc>
      </w:tr>
      <w:tr w:rsidR="00A4296C" w:rsidRPr="00A60279" w14:paraId="67900AD5" w14:textId="77777777" w:rsidTr="00A46897">
        <w:trPr>
          <w:jc w:val="center"/>
        </w:trPr>
        <w:tc>
          <w:tcPr>
            <w:tcW w:w="1832" w:type="dxa"/>
          </w:tcPr>
          <w:p w14:paraId="00C1809C" w14:textId="77777777" w:rsidR="00A4296C" w:rsidRPr="00A60279" w:rsidRDefault="00A4296C" w:rsidP="00A46897">
            <w:pPr>
              <w:spacing w:line="360" w:lineRule="auto"/>
              <w:rPr>
                <w:rFonts w:ascii="Consolas" w:hAnsi="Consolas" w:cs="宋体"/>
                <w:bCs/>
              </w:rPr>
            </w:pPr>
            <w:r>
              <w:rPr>
                <w:rFonts w:ascii="Consolas" w:hAnsi="Consolas" w:cs="宋体" w:hint="eastAsia"/>
                <w:bCs/>
              </w:rPr>
              <w:t>食堂经理</w:t>
            </w:r>
            <w:r w:rsidRPr="00A60279">
              <w:rPr>
                <w:rFonts w:ascii="Consolas" w:hAnsi="Consolas" w:cs="宋体"/>
                <w:bCs/>
              </w:rPr>
              <w:t>ID</w:t>
            </w:r>
          </w:p>
        </w:tc>
        <w:tc>
          <w:tcPr>
            <w:tcW w:w="2277" w:type="dxa"/>
          </w:tcPr>
          <w:p w14:paraId="1A6F925A" w14:textId="77777777" w:rsidR="00A4296C" w:rsidRPr="00A60279" w:rsidRDefault="00AC1AD3" w:rsidP="00A46897">
            <w:pPr>
              <w:spacing w:line="360" w:lineRule="auto"/>
              <w:rPr>
                <w:rFonts w:ascii="Consolas" w:hAnsi="Consolas" w:cs="宋体"/>
                <w:bCs/>
              </w:rPr>
            </w:pPr>
            <w:proofErr w:type="spellStart"/>
            <w:r>
              <w:rPr>
                <w:rFonts w:ascii="Consolas" w:hAnsi="Consolas" w:cs="宋体"/>
                <w:bCs/>
              </w:rPr>
              <w:t>User</w:t>
            </w:r>
            <w:r w:rsidR="00A4296C" w:rsidRPr="00A60279">
              <w:rPr>
                <w:rFonts w:ascii="Consolas" w:hAnsi="Consolas" w:cs="宋体"/>
                <w:bCs/>
              </w:rPr>
              <w:t>ID</w:t>
            </w:r>
            <w:proofErr w:type="spellEnd"/>
          </w:p>
        </w:tc>
        <w:tc>
          <w:tcPr>
            <w:tcW w:w="2335" w:type="dxa"/>
          </w:tcPr>
          <w:p w14:paraId="454E4A95" w14:textId="77777777" w:rsidR="00A4296C" w:rsidRPr="00A60279" w:rsidRDefault="00A4296C" w:rsidP="00A46897">
            <w:pPr>
              <w:spacing w:line="360" w:lineRule="auto"/>
              <w:rPr>
                <w:rFonts w:ascii="Consolas" w:hAnsi="Consolas" w:cs="宋体"/>
                <w:bCs/>
              </w:rPr>
            </w:pPr>
            <w:r w:rsidRPr="00A60279">
              <w:rPr>
                <w:rFonts w:ascii="Consolas" w:hAnsi="Consolas" w:cs="宋体"/>
                <w:bCs/>
              </w:rPr>
              <w:t>unsigned</w:t>
            </w:r>
          </w:p>
        </w:tc>
      </w:tr>
      <w:tr w:rsidR="00A4296C" w:rsidRPr="00A60279" w14:paraId="59FAA77E" w14:textId="77777777" w:rsidTr="00A46897">
        <w:trPr>
          <w:jc w:val="center"/>
        </w:trPr>
        <w:tc>
          <w:tcPr>
            <w:tcW w:w="1832" w:type="dxa"/>
          </w:tcPr>
          <w:p w14:paraId="1BFC87AA" w14:textId="77777777" w:rsidR="00A4296C" w:rsidRPr="00A60279" w:rsidRDefault="00A4296C" w:rsidP="00A46897">
            <w:pPr>
              <w:spacing w:line="360" w:lineRule="auto"/>
              <w:rPr>
                <w:rFonts w:ascii="Consolas" w:hAnsi="Consolas" w:cs="宋体"/>
                <w:bCs/>
              </w:rPr>
            </w:pPr>
            <w:r>
              <w:rPr>
                <w:rFonts w:ascii="Consolas" w:hAnsi="Consolas" w:cs="宋体" w:hint="eastAsia"/>
                <w:bCs/>
              </w:rPr>
              <w:t>食堂</w:t>
            </w:r>
            <w:del w:id="60" w:author="毛毛妈" w:date="2018-10-30T09:05:00Z">
              <w:r w:rsidRPr="00A60279" w:rsidDel="00791F32">
                <w:rPr>
                  <w:rFonts w:ascii="Consolas" w:hAnsi="Consolas" w:cs="宋体"/>
                  <w:bCs/>
                </w:rPr>
                <w:delText>ID</w:delText>
              </w:r>
            </w:del>
          </w:p>
        </w:tc>
        <w:tc>
          <w:tcPr>
            <w:tcW w:w="2277" w:type="dxa"/>
          </w:tcPr>
          <w:p w14:paraId="41ED4905" w14:textId="77777777" w:rsidR="00A4296C" w:rsidRPr="00A60279" w:rsidRDefault="00A4296C" w:rsidP="00A46897">
            <w:pPr>
              <w:spacing w:line="360" w:lineRule="auto"/>
              <w:rPr>
                <w:rFonts w:ascii="Consolas" w:hAnsi="Consolas" w:cs="宋体"/>
                <w:bCs/>
              </w:rPr>
            </w:pPr>
            <w:proofErr w:type="spellStart"/>
            <w:r>
              <w:rPr>
                <w:rFonts w:ascii="Consolas" w:hAnsi="Consolas" w:cs="宋体" w:hint="eastAsia"/>
                <w:bCs/>
              </w:rPr>
              <w:t>cafeteria</w:t>
            </w:r>
            <w:r w:rsidRPr="00A60279">
              <w:rPr>
                <w:rFonts w:ascii="Consolas" w:hAnsi="Consolas" w:cs="宋体" w:hint="eastAsia"/>
                <w:bCs/>
              </w:rPr>
              <w:t>I</w:t>
            </w:r>
            <w:r w:rsidRPr="00A60279">
              <w:rPr>
                <w:rFonts w:ascii="Consolas" w:hAnsi="Consolas" w:cs="宋体"/>
                <w:bCs/>
              </w:rPr>
              <w:t>D</w:t>
            </w:r>
            <w:proofErr w:type="spellEnd"/>
          </w:p>
        </w:tc>
        <w:tc>
          <w:tcPr>
            <w:tcW w:w="2335" w:type="dxa"/>
          </w:tcPr>
          <w:p w14:paraId="47170A80" w14:textId="77777777" w:rsidR="00A4296C" w:rsidRPr="00A60279" w:rsidRDefault="00A4296C" w:rsidP="00A46897">
            <w:pPr>
              <w:spacing w:line="360" w:lineRule="auto"/>
              <w:rPr>
                <w:rFonts w:ascii="Consolas" w:hAnsi="Consolas" w:cs="宋体"/>
                <w:bCs/>
              </w:rPr>
            </w:pPr>
            <w:r w:rsidRPr="00A60279">
              <w:rPr>
                <w:rFonts w:ascii="Consolas" w:hAnsi="Consolas" w:cs="宋体"/>
                <w:bCs/>
              </w:rPr>
              <w:t>unsigned</w:t>
            </w:r>
          </w:p>
        </w:tc>
      </w:tr>
      <w:tr w:rsidR="00A4296C" w:rsidRPr="00A60279" w14:paraId="130548A7" w14:textId="77777777" w:rsidTr="00A46897">
        <w:trPr>
          <w:jc w:val="center"/>
        </w:trPr>
        <w:tc>
          <w:tcPr>
            <w:tcW w:w="1832" w:type="dxa"/>
          </w:tcPr>
          <w:p w14:paraId="7FF86230" w14:textId="77777777" w:rsidR="00A4296C" w:rsidRPr="00A60279" w:rsidRDefault="00A4296C" w:rsidP="00A46897">
            <w:pPr>
              <w:spacing w:line="360" w:lineRule="auto"/>
              <w:rPr>
                <w:rFonts w:ascii="Consolas" w:hAnsi="Consolas" w:cs="宋体"/>
                <w:bCs/>
              </w:rPr>
            </w:pPr>
            <w:r w:rsidRPr="00A60279">
              <w:rPr>
                <w:rFonts w:ascii="Consolas" w:hAnsi="Consolas" w:cs="宋体"/>
                <w:bCs/>
              </w:rPr>
              <w:t>发布时间</w:t>
            </w:r>
          </w:p>
        </w:tc>
        <w:tc>
          <w:tcPr>
            <w:tcW w:w="2277" w:type="dxa"/>
          </w:tcPr>
          <w:p w14:paraId="76DBCE56" w14:textId="77777777" w:rsidR="00A4296C" w:rsidRPr="00A60279" w:rsidRDefault="00A4296C" w:rsidP="00A46897">
            <w:pPr>
              <w:spacing w:line="360" w:lineRule="auto"/>
              <w:rPr>
                <w:rFonts w:ascii="Consolas" w:hAnsi="Consolas" w:cs="宋体"/>
                <w:bCs/>
              </w:rPr>
            </w:pPr>
            <w:proofErr w:type="spellStart"/>
            <w:r w:rsidRPr="00A60279">
              <w:rPr>
                <w:rFonts w:ascii="Consolas" w:hAnsi="Consolas" w:cs="宋体"/>
                <w:bCs/>
              </w:rPr>
              <w:t>publishTime</w:t>
            </w:r>
            <w:proofErr w:type="spellEnd"/>
          </w:p>
        </w:tc>
        <w:tc>
          <w:tcPr>
            <w:tcW w:w="2335" w:type="dxa"/>
          </w:tcPr>
          <w:p w14:paraId="69879FAB" w14:textId="77777777" w:rsidR="00A4296C" w:rsidRPr="00A60279" w:rsidRDefault="00A4296C" w:rsidP="00A46897">
            <w:pPr>
              <w:spacing w:line="360" w:lineRule="auto"/>
              <w:rPr>
                <w:rFonts w:ascii="Consolas" w:hAnsi="Consolas" w:cs="宋体"/>
                <w:bCs/>
              </w:rPr>
            </w:pPr>
            <w:r>
              <w:rPr>
                <w:rFonts w:ascii="Consolas" w:hAnsi="Consolas" w:cs="宋体"/>
                <w:bCs/>
              </w:rPr>
              <w:t>date</w:t>
            </w:r>
            <w:r w:rsidRPr="00A60279">
              <w:rPr>
                <w:rFonts w:ascii="Consolas" w:hAnsi="Consolas" w:cs="宋体"/>
                <w:bCs/>
              </w:rPr>
              <w:t>time</w:t>
            </w:r>
          </w:p>
        </w:tc>
      </w:tr>
      <w:tr w:rsidR="00A4296C" w:rsidRPr="00A60279" w14:paraId="76E54B18" w14:textId="77777777" w:rsidTr="00A46897">
        <w:trPr>
          <w:jc w:val="center"/>
        </w:trPr>
        <w:tc>
          <w:tcPr>
            <w:tcW w:w="1832" w:type="dxa"/>
          </w:tcPr>
          <w:p w14:paraId="4CC0E6DD" w14:textId="77777777" w:rsidR="00A4296C" w:rsidRPr="00A60279" w:rsidRDefault="00A4296C" w:rsidP="00A46897">
            <w:pPr>
              <w:spacing w:line="360" w:lineRule="auto"/>
              <w:rPr>
                <w:rFonts w:ascii="Consolas" w:hAnsi="Consolas" w:cs="宋体"/>
                <w:bCs/>
              </w:rPr>
            </w:pPr>
            <w:r>
              <w:rPr>
                <w:rFonts w:ascii="Consolas" w:hAnsi="Consolas" w:cs="宋体" w:hint="eastAsia"/>
                <w:bCs/>
              </w:rPr>
              <w:t>公告</w:t>
            </w:r>
            <w:r w:rsidRPr="00A60279">
              <w:rPr>
                <w:rFonts w:ascii="Consolas" w:hAnsi="Consolas" w:cs="宋体"/>
                <w:bCs/>
              </w:rPr>
              <w:t>内容</w:t>
            </w:r>
          </w:p>
        </w:tc>
        <w:tc>
          <w:tcPr>
            <w:tcW w:w="2277" w:type="dxa"/>
            <w:shd w:val="clear" w:color="auto" w:fill="auto"/>
          </w:tcPr>
          <w:p w14:paraId="1F658EF8" w14:textId="77777777" w:rsidR="00A4296C" w:rsidRPr="00A60279" w:rsidRDefault="00A4296C" w:rsidP="00A46897">
            <w:pPr>
              <w:spacing w:line="360" w:lineRule="auto"/>
              <w:rPr>
                <w:rFonts w:ascii="Consolas" w:hAnsi="Consolas" w:cs="宋体"/>
                <w:bCs/>
              </w:rPr>
            </w:pPr>
            <w:r w:rsidRPr="00A60279">
              <w:rPr>
                <w:rFonts w:ascii="Consolas" w:hAnsi="Consolas" w:cs="宋体"/>
                <w:bCs/>
              </w:rPr>
              <w:t>content</w:t>
            </w:r>
          </w:p>
        </w:tc>
        <w:tc>
          <w:tcPr>
            <w:tcW w:w="2335" w:type="dxa"/>
            <w:shd w:val="clear" w:color="auto" w:fill="auto"/>
          </w:tcPr>
          <w:p w14:paraId="162A7C0A" w14:textId="77777777" w:rsidR="00A4296C" w:rsidRPr="00A60279" w:rsidRDefault="00A4296C" w:rsidP="00A46897">
            <w:pPr>
              <w:spacing w:line="360" w:lineRule="auto"/>
              <w:rPr>
                <w:rFonts w:ascii="Consolas" w:hAnsi="Consolas" w:cs="宋体"/>
                <w:bCs/>
              </w:rPr>
            </w:pPr>
            <w:r w:rsidRPr="00A60279">
              <w:rPr>
                <w:rFonts w:ascii="Consolas" w:hAnsi="Consolas" w:cs="宋体"/>
                <w:bCs/>
              </w:rPr>
              <w:t>text</w:t>
            </w:r>
          </w:p>
        </w:tc>
      </w:tr>
    </w:tbl>
    <w:p w14:paraId="557ED227" w14:textId="77777777" w:rsidR="00AC1AD3" w:rsidRPr="00AC1AD3" w:rsidRDefault="00791F32" w:rsidP="00AC1AD3">
      <w:pPr>
        <w:pStyle w:val="3"/>
        <w:rPr>
          <w:rFonts w:ascii="Consolas" w:hAnsi="Consolas"/>
        </w:rPr>
      </w:pPr>
      <w:bookmarkStart w:id="61" w:name="_Toc238547125"/>
      <w:bookmarkStart w:id="62" w:name="_Toc433443396"/>
      <w:commentRangeEnd w:id="58"/>
      <w:r>
        <w:rPr>
          <w:rStyle w:val="a4"/>
          <w:b w:val="0"/>
          <w:bCs w:val="0"/>
        </w:rPr>
        <w:commentReference w:id="58"/>
      </w:r>
      <w:commentRangeEnd w:id="59"/>
      <w:r w:rsidR="00AB68D6">
        <w:rPr>
          <w:rStyle w:val="a4"/>
          <w:b w:val="0"/>
          <w:bCs w:val="0"/>
        </w:rPr>
        <w:commentReference w:id="59"/>
      </w:r>
      <w:r w:rsidR="0031296C" w:rsidRPr="00A60279">
        <w:rPr>
          <w:rFonts w:ascii="Consolas" w:hAnsi="Consolas"/>
        </w:rPr>
        <w:t xml:space="preserve">2.3.2 </w:t>
      </w:r>
      <w:r w:rsidR="0031296C" w:rsidRPr="00A60279">
        <w:rPr>
          <w:rFonts w:ascii="Consolas" w:hAnsi="Consolas"/>
        </w:rPr>
        <w:t>操作的识别</w:t>
      </w:r>
      <w:bookmarkEnd w:id="61"/>
      <w:bookmarkEnd w:id="62"/>
    </w:p>
    <w:p w14:paraId="7D50F483" w14:textId="77777777" w:rsidR="0031296C" w:rsidRPr="00A60279" w:rsidRDefault="0031296C" w:rsidP="00A60279">
      <w:pPr>
        <w:spacing w:line="360" w:lineRule="auto"/>
        <w:rPr>
          <w:rFonts w:ascii="Consolas" w:hAnsi="Consolas" w:cs="宋体"/>
        </w:rPr>
      </w:pPr>
      <w:r w:rsidRPr="00A60279">
        <w:rPr>
          <w:rFonts w:ascii="Consolas" w:hAnsi="Consolas" w:cs="宋体"/>
        </w:rPr>
        <w:t>1</w:t>
      </w:r>
      <w:r w:rsidR="00A60279" w:rsidRPr="00A60279">
        <w:rPr>
          <w:rFonts w:ascii="Consolas" w:hAnsi="Consolas" w:cs="宋体"/>
        </w:rPr>
        <w:t>.</w:t>
      </w:r>
      <w:r w:rsidRPr="00A60279">
        <w:rPr>
          <w:rFonts w:ascii="Consolas" w:hAnsi="Consolas" w:cs="宋体"/>
        </w:rPr>
        <w:t>操作的分类</w:t>
      </w:r>
    </w:p>
    <w:p w14:paraId="25C13755" w14:textId="77777777" w:rsidR="0031296C" w:rsidRPr="00A60279" w:rsidRDefault="0031296C" w:rsidP="00A76F3F">
      <w:pPr>
        <w:spacing w:line="360" w:lineRule="auto"/>
        <w:ind w:firstLine="420"/>
        <w:rPr>
          <w:rFonts w:ascii="Consolas" w:hAnsi="Consolas" w:cs="宋体"/>
        </w:rPr>
      </w:pPr>
      <w:r w:rsidRPr="00A60279">
        <w:rPr>
          <w:rFonts w:ascii="Consolas" w:hAnsi="Consolas" w:cs="宋体"/>
        </w:rPr>
        <w:t>基本操作：包括数据库检索和更新，如增加、删除、修改、分类、选择、查询、计算、汇总</w:t>
      </w:r>
    </w:p>
    <w:p w14:paraId="00748788" w14:textId="77777777" w:rsidR="00AD20BB" w:rsidRPr="00A60279" w:rsidRDefault="0031296C" w:rsidP="00A76F3F">
      <w:pPr>
        <w:spacing w:line="360" w:lineRule="auto"/>
        <w:ind w:firstLine="420"/>
        <w:rPr>
          <w:rFonts w:ascii="Consolas" w:hAnsi="Consolas" w:cs="宋体"/>
        </w:rPr>
      </w:pPr>
      <w:r w:rsidRPr="00A60279">
        <w:rPr>
          <w:rFonts w:ascii="Consolas" w:hAnsi="Consolas" w:cs="宋体"/>
        </w:rPr>
        <w:t>关键操作：必须由对象提供的、在算法上复杂的业务操作</w:t>
      </w:r>
    </w:p>
    <w:p w14:paraId="1180231B" w14:textId="77777777" w:rsidR="00A60279" w:rsidRPr="00A60279" w:rsidRDefault="00A60279" w:rsidP="00A60279">
      <w:pPr>
        <w:spacing w:line="360" w:lineRule="auto"/>
        <w:rPr>
          <w:rFonts w:ascii="Consolas" w:hAnsi="Consolas" w:cs="宋体"/>
        </w:rPr>
      </w:pPr>
    </w:p>
    <w:p w14:paraId="7BCF8D36" w14:textId="77777777" w:rsidR="000C6EAC" w:rsidRPr="00A60279" w:rsidRDefault="0031296C" w:rsidP="00A60279">
      <w:pPr>
        <w:spacing w:line="360" w:lineRule="auto"/>
        <w:rPr>
          <w:rFonts w:ascii="Consolas" w:hAnsi="Consolas" w:cs="宋体"/>
        </w:rPr>
      </w:pPr>
      <w:r w:rsidRPr="00A60279">
        <w:rPr>
          <w:rFonts w:ascii="Consolas" w:hAnsi="Consolas" w:cs="宋体"/>
        </w:rPr>
        <w:t>2</w:t>
      </w:r>
      <w:r w:rsidR="00A60279" w:rsidRPr="00A60279">
        <w:rPr>
          <w:rFonts w:ascii="Consolas" w:hAnsi="Consolas" w:cs="宋体"/>
        </w:rPr>
        <w:t>.</w:t>
      </w:r>
      <w:r w:rsidRPr="00A60279">
        <w:rPr>
          <w:rFonts w:ascii="Consolas" w:hAnsi="Consolas" w:cs="宋体"/>
        </w:rPr>
        <w:t>操作的识别</w:t>
      </w:r>
    </w:p>
    <w:p w14:paraId="6469441E" w14:textId="77777777" w:rsidR="00236914" w:rsidRPr="00A60279" w:rsidRDefault="00236914" w:rsidP="00236914">
      <w:pPr>
        <w:spacing w:line="360" w:lineRule="auto"/>
        <w:rPr>
          <w:rFonts w:ascii="Consolas" w:hAnsi="Consolas"/>
        </w:rPr>
      </w:pPr>
      <w:bookmarkStart w:id="63" w:name="_Toc238547126"/>
      <w:r w:rsidRPr="00A60279">
        <w:rPr>
          <w:rFonts w:ascii="Consolas" w:hAnsi="Consolas"/>
        </w:rPr>
        <w:lastRenderedPageBreak/>
        <w:t xml:space="preserve">  </w:t>
      </w:r>
      <w:r w:rsidRPr="00A60279">
        <w:rPr>
          <w:rFonts w:ascii="Consolas" w:hAnsi="Consolas"/>
        </w:rPr>
        <w:t>类名：</w:t>
      </w:r>
      <w:r w:rsidRPr="00A60279">
        <w:rPr>
          <w:rFonts w:ascii="Consolas" w:hAnsi="Consolas"/>
        </w:rPr>
        <w:t>User</w:t>
      </w:r>
    </w:p>
    <w:p w14:paraId="35671FEC" w14:textId="77777777" w:rsidR="00236914" w:rsidRPr="00A60279" w:rsidRDefault="00236914" w:rsidP="00236914">
      <w:pPr>
        <w:spacing w:line="360" w:lineRule="auto"/>
        <w:rPr>
          <w:rFonts w:ascii="Consolas" w:hAnsi="Consolas"/>
        </w:rPr>
      </w:pPr>
      <w:r w:rsidRPr="00A60279">
        <w:rPr>
          <w:rFonts w:ascii="Consolas" w:hAnsi="Consolas"/>
        </w:rPr>
        <w:t xml:space="preserve">  </w:t>
      </w:r>
      <w:r w:rsidRPr="00A60279">
        <w:rPr>
          <w:rFonts w:ascii="Consolas" w:hAnsi="Consolas"/>
        </w:rPr>
        <w:t>操作表如表</w:t>
      </w:r>
      <w:r w:rsidRPr="00A60279">
        <w:rPr>
          <w:rFonts w:ascii="Consolas" w:hAnsi="Consolas"/>
        </w:rPr>
        <w:t>2.2.1</w:t>
      </w:r>
      <w:r w:rsidRPr="00A60279">
        <w:rPr>
          <w:rFonts w:ascii="Consolas" w:hAnsi="Consolas"/>
        </w:rPr>
        <w:t>所示：</w:t>
      </w:r>
    </w:p>
    <w:p w14:paraId="50405F39" w14:textId="77777777" w:rsidR="00236914" w:rsidRPr="00A60279" w:rsidRDefault="00236914" w:rsidP="00236914">
      <w:pPr>
        <w:spacing w:line="360" w:lineRule="auto"/>
        <w:ind w:firstLine="420"/>
        <w:jc w:val="center"/>
        <w:rPr>
          <w:rFonts w:ascii="Consolas" w:hAnsi="Consolas"/>
        </w:rPr>
      </w:pPr>
      <w:r w:rsidRPr="00A60279">
        <w:rPr>
          <w:rFonts w:ascii="Consolas" w:hAnsi="Consolas"/>
        </w:rPr>
        <w:t>表</w:t>
      </w:r>
      <w:r w:rsidRPr="00A60279">
        <w:rPr>
          <w:rFonts w:ascii="Consolas" w:hAnsi="Consolas"/>
        </w:rPr>
        <w:t>2.2.1 User</w:t>
      </w:r>
      <w:r w:rsidRPr="00A60279">
        <w:rPr>
          <w:rFonts w:ascii="Consolas" w:hAnsi="Consolas"/>
        </w:rPr>
        <w:t>类操作表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6"/>
        <w:gridCol w:w="2268"/>
        <w:gridCol w:w="2130"/>
      </w:tblGrid>
      <w:tr w:rsidR="00236914" w:rsidRPr="00A60279" w14:paraId="06D67408" w14:textId="77777777" w:rsidTr="00531EFD">
        <w:trPr>
          <w:jc w:val="center"/>
        </w:trPr>
        <w:tc>
          <w:tcPr>
            <w:tcW w:w="2046" w:type="dxa"/>
          </w:tcPr>
          <w:p w14:paraId="5091FA47" w14:textId="77777777" w:rsidR="00236914" w:rsidRPr="00A60279" w:rsidRDefault="00236914" w:rsidP="00531EFD">
            <w:pPr>
              <w:spacing w:line="360" w:lineRule="auto"/>
              <w:jc w:val="center"/>
              <w:rPr>
                <w:rFonts w:ascii="Consolas" w:hAnsi="Consolas"/>
              </w:rPr>
            </w:pPr>
            <w:r w:rsidRPr="00A60279">
              <w:rPr>
                <w:rFonts w:ascii="Consolas" w:hAnsi="Consolas"/>
              </w:rPr>
              <w:t>中文名</w:t>
            </w:r>
          </w:p>
        </w:tc>
        <w:tc>
          <w:tcPr>
            <w:tcW w:w="2268" w:type="dxa"/>
          </w:tcPr>
          <w:p w14:paraId="0B3B5734" w14:textId="77777777" w:rsidR="00236914" w:rsidRPr="00A60279" w:rsidRDefault="00236914" w:rsidP="00531EFD">
            <w:pPr>
              <w:spacing w:line="360" w:lineRule="auto"/>
              <w:jc w:val="center"/>
              <w:rPr>
                <w:rFonts w:ascii="Consolas" w:hAnsi="Consolas"/>
              </w:rPr>
            </w:pPr>
            <w:r w:rsidRPr="00A60279">
              <w:rPr>
                <w:rFonts w:ascii="Consolas" w:hAnsi="Consolas"/>
              </w:rPr>
              <w:t>英文名</w:t>
            </w:r>
          </w:p>
        </w:tc>
        <w:tc>
          <w:tcPr>
            <w:tcW w:w="2130" w:type="dxa"/>
          </w:tcPr>
          <w:p w14:paraId="7E8D1E75" w14:textId="77777777" w:rsidR="00236914" w:rsidRPr="00A60279" w:rsidRDefault="00236914" w:rsidP="00531EFD">
            <w:pPr>
              <w:spacing w:line="360" w:lineRule="auto"/>
              <w:jc w:val="center"/>
              <w:rPr>
                <w:rFonts w:ascii="Consolas" w:hAnsi="Consolas"/>
              </w:rPr>
            </w:pPr>
            <w:r w:rsidRPr="00A60279">
              <w:rPr>
                <w:rFonts w:ascii="Consolas" w:hAnsi="Consolas"/>
              </w:rPr>
              <w:t>返回值类型</w:t>
            </w:r>
          </w:p>
        </w:tc>
      </w:tr>
      <w:tr w:rsidR="00236914" w:rsidRPr="00A60279" w14:paraId="02499ED1" w14:textId="77777777" w:rsidTr="00531EFD">
        <w:trPr>
          <w:jc w:val="center"/>
        </w:trPr>
        <w:tc>
          <w:tcPr>
            <w:tcW w:w="2046" w:type="dxa"/>
          </w:tcPr>
          <w:p w14:paraId="6C2DFE64" w14:textId="77777777" w:rsidR="00236914" w:rsidRPr="00A60279" w:rsidRDefault="00236914" w:rsidP="00531EFD">
            <w:pPr>
              <w:spacing w:line="360" w:lineRule="auto"/>
              <w:rPr>
                <w:rFonts w:ascii="Consolas" w:hAnsi="Consolas"/>
              </w:rPr>
            </w:pPr>
            <w:r w:rsidRPr="00A60279">
              <w:rPr>
                <w:rFonts w:ascii="Consolas" w:hAnsi="Consolas"/>
              </w:rPr>
              <w:t>添加用户</w:t>
            </w:r>
          </w:p>
        </w:tc>
        <w:tc>
          <w:tcPr>
            <w:tcW w:w="2268" w:type="dxa"/>
          </w:tcPr>
          <w:p w14:paraId="3B8537F7" w14:textId="77777777" w:rsidR="00236914" w:rsidRPr="00A60279" w:rsidRDefault="00236914" w:rsidP="00531EFD">
            <w:pPr>
              <w:spacing w:line="360" w:lineRule="auto"/>
              <w:rPr>
                <w:rFonts w:ascii="Consolas" w:hAnsi="Consolas"/>
              </w:rPr>
            </w:pPr>
            <w:proofErr w:type="spellStart"/>
            <w:proofErr w:type="gramStart"/>
            <w:r w:rsidRPr="00A60279">
              <w:rPr>
                <w:rFonts w:ascii="Consolas" w:hAnsi="Consolas"/>
              </w:rPr>
              <w:t>addUser</w:t>
            </w:r>
            <w:proofErr w:type="spellEnd"/>
            <w:r w:rsidRPr="00A60279">
              <w:rPr>
                <w:rFonts w:ascii="Consolas" w:hAnsi="Consolas"/>
              </w:rPr>
              <w:t>(</w:t>
            </w:r>
            <w:proofErr w:type="gramEnd"/>
            <w:r w:rsidRPr="00A60279">
              <w:rPr>
                <w:rFonts w:ascii="Consolas" w:hAnsi="Consolas"/>
              </w:rPr>
              <w:t>)</w:t>
            </w:r>
          </w:p>
        </w:tc>
        <w:tc>
          <w:tcPr>
            <w:tcW w:w="2130" w:type="dxa"/>
          </w:tcPr>
          <w:p w14:paraId="00C0DF78" w14:textId="77777777" w:rsidR="00236914" w:rsidRPr="00A60279" w:rsidRDefault="00236914" w:rsidP="00531EFD">
            <w:pPr>
              <w:spacing w:line="360" w:lineRule="auto"/>
              <w:rPr>
                <w:rFonts w:ascii="Consolas" w:hAnsi="Consolas"/>
              </w:rPr>
            </w:pPr>
            <w:r w:rsidRPr="00A60279">
              <w:rPr>
                <w:rFonts w:ascii="Consolas" w:hAnsi="Consolas"/>
              </w:rPr>
              <w:t>bool</w:t>
            </w:r>
          </w:p>
        </w:tc>
      </w:tr>
      <w:tr w:rsidR="00236914" w:rsidRPr="00A60279" w14:paraId="14B32D6B" w14:textId="77777777" w:rsidTr="00531EFD">
        <w:trPr>
          <w:jc w:val="center"/>
        </w:trPr>
        <w:tc>
          <w:tcPr>
            <w:tcW w:w="2046" w:type="dxa"/>
          </w:tcPr>
          <w:p w14:paraId="5D5E6F73" w14:textId="77777777" w:rsidR="00236914" w:rsidRPr="00A60279" w:rsidRDefault="00236914" w:rsidP="00531EFD">
            <w:pPr>
              <w:spacing w:line="360" w:lineRule="auto"/>
              <w:rPr>
                <w:rFonts w:ascii="Consolas" w:hAnsi="Consolas"/>
              </w:rPr>
            </w:pPr>
            <w:r>
              <w:rPr>
                <w:rFonts w:ascii="Consolas" w:hAnsi="Consolas" w:hint="eastAsia"/>
              </w:rPr>
              <w:t>删除用户</w:t>
            </w:r>
          </w:p>
        </w:tc>
        <w:tc>
          <w:tcPr>
            <w:tcW w:w="2268" w:type="dxa"/>
          </w:tcPr>
          <w:p w14:paraId="0AE6649C" w14:textId="77777777" w:rsidR="00236914" w:rsidRPr="00A60279" w:rsidRDefault="00236914" w:rsidP="00531EFD">
            <w:pPr>
              <w:spacing w:line="360" w:lineRule="auto"/>
              <w:rPr>
                <w:rFonts w:ascii="Consolas" w:hAnsi="Consolas"/>
              </w:rPr>
            </w:pPr>
            <w:proofErr w:type="spellStart"/>
            <w:proofErr w:type="gramStart"/>
            <w:r>
              <w:rPr>
                <w:rFonts w:ascii="Consolas" w:hAnsi="Consolas" w:hint="eastAsia"/>
              </w:rPr>
              <w:t>dele</w:t>
            </w:r>
            <w:r>
              <w:rPr>
                <w:rFonts w:ascii="Consolas" w:hAnsi="Consolas"/>
              </w:rPr>
              <w:t>teUser</w:t>
            </w:r>
            <w:proofErr w:type="spellEnd"/>
            <w:r>
              <w:rPr>
                <w:rFonts w:ascii="Consolas" w:hAnsi="Consolas"/>
              </w:rPr>
              <w:t>(</w:t>
            </w:r>
            <w:proofErr w:type="gramEnd"/>
            <w:r>
              <w:rPr>
                <w:rFonts w:ascii="Consolas" w:hAnsi="Consolas"/>
              </w:rPr>
              <w:t>)</w:t>
            </w:r>
          </w:p>
        </w:tc>
        <w:tc>
          <w:tcPr>
            <w:tcW w:w="2130" w:type="dxa"/>
          </w:tcPr>
          <w:p w14:paraId="43AE6706" w14:textId="77777777" w:rsidR="00236914" w:rsidRPr="00A60279" w:rsidRDefault="00236914" w:rsidP="00531EFD">
            <w:pPr>
              <w:spacing w:line="360" w:lineRule="auto"/>
              <w:rPr>
                <w:rFonts w:ascii="Consolas" w:hAnsi="Consolas"/>
              </w:rPr>
            </w:pPr>
            <w:r>
              <w:rPr>
                <w:rFonts w:ascii="Consolas" w:hAnsi="Consolas" w:hint="eastAsia"/>
              </w:rPr>
              <w:t>bool</w:t>
            </w:r>
          </w:p>
        </w:tc>
      </w:tr>
      <w:tr w:rsidR="00236914" w:rsidRPr="00A60279" w14:paraId="4C245C96" w14:textId="77777777" w:rsidTr="00531EFD">
        <w:trPr>
          <w:jc w:val="center"/>
        </w:trPr>
        <w:tc>
          <w:tcPr>
            <w:tcW w:w="2046" w:type="dxa"/>
          </w:tcPr>
          <w:p w14:paraId="38E22C5A" w14:textId="77777777" w:rsidR="00236914" w:rsidRPr="00A60279" w:rsidRDefault="00236914" w:rsidP="00531EFD">
            <w:pPr>
              <w:spacing w:line="360" w:lineRule="auto"/>
              <w:rPr>
                <w:rFonts w:ascii="Consolas" w:hAnsi="Consolas"/>
              </w:rPr>
            </w:pPr>
            <w:r w:rsidRPr="00A60279">
              <w:rPr>
                <w:rFonts w:ascii="Consolas" w:hAnsi="Consolas"/>
              </w:rPr>
              <w:t>返回用户</w:t>
            </w:r>
            <w:r w:rsidRPr="00A60279">
              <w:rPr>
                <w:rFonts w:ascii="Consolas" w:hAnsi="Consolas"/>
              </w:rPr>
              <w:t>ID</w:t>
            </w:r>
          </w:p>
        </w:tc>
        <w:tc>
          <w:tcPr>
            <w:tcW w:w="2268" w:type="dxa"/>
          </w:tcPr>
          <w:p w14:paraId="57CC414D" w14:textId="77777777" w:rsidR="00236914" w:rsidRPr="00A60279" w:rsidRDefault="00236914" w:rsidP="00531EFD">
            <w:pPr>
              <w:spacing w:line="360" w:lineRule="auto"/>
              <w:rPr>
                <w:rFonts w:ascii="Consolas" w:hAnsi="Consolas"/>
              </w:rPr>
            </w:pPr>
            <w:proofErr w:type="spellStart"/>
            <w:proofErr w:type="gramStart"/>
            <w:r w:rsidRPr="00A60279">
              <w:rPr>
                <w:rFonts w:ascii="Consolas" w:hAnsi="Consolas"/>
              </w:rPr>
              <w:t>getUserID</w:t>
            </w:r>
            <w:proofErr w:type="spellEnd"/>
            <w:r w:rsidRPr="00A60279">
              <w:rPr>
                <w:rFonts w:ascii="Consolas" w:hAnsi="Consolas"/>
              </w:rPr>
              <w:t>(</w:t>
            </w:r>
            <w:proofErr w:type="gramEnd"/>
            <w:r w:rsidRPr="00A60279">
              <w:rPr>
                <w:rFonts w:ascii="Consolas" w:hAnsi="Consolas"/>
              </w:rPr>
              <w:t>)</w:t>
            </w:r>
          </w:p>
        </w:tc>
        <w:tc>
          <w:tcPr>
            <w:tcW w:w="2130" w:type="dxa"/>
          </w:tcPr>
          <w:p w14:paraId="51F20130" w14:textId="77777777" w:rsidR="00236914" w:rsidRPr="00A60279" w:rsidRDefault="00236914" w:rsidP="00531EFD">
            <w:pPr>
              <w:spacing w:line="360" w:lineRule="auto"/>
              <w:rPr>
                <w:rFonts w:ascii="Consolas" w:hAnsi="Consolas"/>
              </w:rPr>
            </w:pPr>
            <w:r w:rsidRPr="00A60279">
              <w:rPr>
                <w:rFonts w:ascii="Consolas" w:hAnsi="Consolas"/>
              </w:rPr>
              <w:t>string</w:t>
            </w:r>
          </w:p>
        </w:tc>
      </w:tr>
      <w:tr w:rsidR="00236914" w:rsidRPr="00A60279" w14:paraId="3A5EC41A" w14:textId="77777777" w:rsidTr="00531EFD">
        <w:trPr>
          <w:jc w:val="center"/>
        </w:trPr>
        <w:tc>
          <w:tcPr>
            <w:tcW w:w="2046" w:type="dxa"/>
          </w:tcPr>
          <w:p w14:paraId="2A00D1A4" w14:textId="77777777" w:rsidR="00236914" w:rsidRPr="00A60279" w:rsidRDefault="00236914" w:rsidP="00531EFD">
            <w:pPr>
              <w:spacing w:line="360" w:lineRule="auto"/>
              <w:rPr>
                <w:rFonts w:ascii="Consolas" w:hAnsi="Consolas"/>
              </w:rPr>
            </w:pPr>
            <w:r w:rsidRPr="00A60279">
              <w:rPr>
                <w:rFonts w:ascii="Consolas" w:hAnsi="Consolas"/>
              </w:rPr>
              <w:t>设置用户</w:t>
            </w:r>
            <w:r w:rsidRPr="00A60279">
              <w:rPr>
                <w:rFonts w:ascii="Consolas" w:hAnsi="Consolas"/>
              </w:rPr>
              <w:t>ID</w:t>
            </w:r>
          </w:p>
        </w:tc>
        <w:tc>
          <w:tcPr>
            <w:tcW w:w="2268" w:type="dxa"/>
          </w:tcPr>
          <w:p w14:paraId="7C7750AC" w14:textId="77777777" w:rsidR="00236914" w:rsidRPr="00A60279" w:rsidRDefault="00236914" w:rsidP="00531EFD">
            <w:pPr>
              <w:spacing w:line="360" w:lineRule="auto"/>
              <w:rPr>
                <w:rFonts w:ascii="Consolas" w:hAnsi="Consolas"/>
              </w:rPr>
            </w:pPr>
            <w:proofErr w:type="spellStart"/>
            <w:proofErr w:type="gramStart"/>
            <w:r w:rsidRPr="00A60279">
              <w:rPr>
                <w:rFonts w:ascii="Consolas" w:hAnsi="Consolas"/>
              </w:rPr>
              <w:t>setUserId</w:t>
            </w:r>
            <w:proofErr w:type="spellEnd"/>
            <w:r w:rsidRPr="00A60279">
              <w:rPr>
                <w:rFonts w:ascii="Consolas" w:hAnsi="Consolas"/>
              </w:rPr>
              <w:t>(</w:t>
            </w:r>
            <w:proofErr w:type="gramEnd"/>
            <w:r w:rsidRPr="00A60279">
              <w:rPr>
                <w:rFonts w:ascii="Consolas" w:hAnsi="Consolas"/>
              </w:rPr>
              <w:t>)</w:t>
            </w:r>
          </w:p>
        </w:tc>
        <w:tc>
          <w:tcPr>
            <w:tcW w:w="2130" w:type="dxa"/>
          </w:tcPr>
          <w:p w14:paraId="085EDD5C" w14:textId="77777777" w:rsidR="00236914" w:rsidRPr="00A60279" w:rsidRDefault="00236914" w:rsidP="00531EFD">
            <w:pPr>
              <w:spacing w:line="360" w:lineRule="auto"/>
              <w:rPr>
                <w:rFonts w:ascii="Consolas" w:hAnsi="Consolas"/>
              </w:rPr>
            </w:pPr>
            <w:r w:rsidRPr="00A60279">
              <w:rPr>
                <w:rFonts w:ascii="Consolas" w:hAnsi="Consolas"/>
              </w:rPr>
              <w:t>bool</w:t>
            </w:r>
          </w:p>
        </w:tc>
      </w:tr>
      <w:tr w:rsidR="00236914" w:rsidRPr="00A60279" w14:paraId="09FF389E" w14:textId="77777777" w:rsidTr="00531EFD">
        <w:trPr>
          <w:jc w:val="center"/>
        </w:trPr>
        <w:tc>
          <w:tcPr>
            <w:tcW w:w="2046" w:type="dxa"/>
          </w:tcPr>
          <w:p w14:paraId="6095DD54" w14:textId="77777777" w:rsidR="00236914" w:rsidRPr="00A60279" w:rsidRDefault="00236914" w:rsidP="00531EFD">
            <w:pPr>
              <w:spacing w:line="360" w:lineRule="auto"/>
              <w:rPr>
                <w:rFonts w:ascii="Consolas" w:hAnsi="Consolas"/>
              </w:rPr>
            </w:pPr>
            <w:r w:rsidRPr="00A60279">
              <w:rPr>
                <w:rFonts w:ascii="Consolas" w:hAnsi="Consolas"/>
              </w:rPr>
              <w:t>返回用户密码</w:t>
            </w:r>
          </w:p>
        </w:tc>
        <w:tc>
          <w:tcPr>
            <w:tcW w:w="2268" w:type="dxa"/>
          </w:tcPr>
          <w:p w14:paraId="7058CF15" w14:textId="77777777" w:rsidR="00236914" w:rsidRPr="00A60279" w:rsidRDefault="00236914" w:rsidP="00531EFD">
            <w:pPr>
              <w:spacing w:line="360" w:lineRule="auto"/>
              <w:rPr>
                <w:rFonts w:ascii="Consolas" w:hAnsi="Consolas"/>
              </w:rPr>
            </w:pPr>
            <w:proofErr w:type="spellStart"/>
            <w:proofErr w:type="gramStart"/>
            <w:r w:rsidRPr="00A60279">
              <w:rPr>
                <w:rFonts w:ascii="Consolas" w:hAnsi="Consolas"/>
              </w:rPr>
              <w:t>getUserPassword</w:t>
            </w:r>
            <w:proofErr w:type="spellEnd"/>
            <w:r w:rsidRPr="00A60279">
              <w:rPr>
                <w:rFonts w:ascii="Consolas" w:hAnsi="Consolas"/>
              </w:rPr>
              <w:t>(</w:t>
            </w:r>
            <w:proofErr w:type="gramEnd"/>
            <w:r w:rsidRPr="00A60279">
              <w:rPr>
                <w:rFonts w:ascii="Consolas" w:hAnsi="Consolas"/>
              </w:rPr>
              <w:t>)</w:t>
            </w:r>
          </w:p>
        </w:tc>
        <w:tc>
          <w:tcPr>
            <w:tcW w:w="2130" w:type="dxa"/>
          </w:tcPr>
          <w:p w14:paraId="1A0D443B" w14:textId="77777777" w:rsidR="00236914" w:rsidRPr="00A60279" w:rsidRDefault="00236914" w:rsidP="00531EFD">
            <w:pPr>
              <w:spacing w:line="360" w:lineRule="auto"/>
              <w:rPr>
                <w:rFonts w:ascii="Consolas" w:hAnsi="Consolas"/>
              </w:rPr>
            </w:pPr>
            <w:r w:rsidRPr="00A60279">
              <w:rPr>
                <w:rFonts w:ascii="Consolas" w:hAnsi="Consolas"/>
              </w:rPr>
              <w:t>String</w:t>
            </w:r>
          </w:p>
        </w:tc>
      </w:tr>
      <w:tr w:rsidR="00236914" w:rsidRPr="00A60279" w14:paraId="78DFBEEC" w14:textId="77777777" w:rsidTr="00531EFD">
        <w:trPr>
          <w:jc w:val="center"/>
        </w:trPr>
        <w:tc>
          <w:tcPr>
            <w:tcW w:w="2046" w:type="dxa"/>
          </w:tcPr>
          <w:p w14:paraId="1F2BCD2F" w14:textId="77777777" w:rsidR="00236914" w:rsidRPr="00A60279" w:rsidRDefault="00236914" w:rsidP="00531EFD">
            <w:pPr>
              <w:spacing w:line="360" w:lineRule="auto"/>
              <w:rPr>
                <w:rFonts w:ascii="Consolas" w:hAnsi="Consolas"/>
              </w:rPr>
            </w:pPr>
            <w:r w:rsidRPr="00A60279">
              <w:rPr>
                <w:rFonts w:ascii="Consolas" w:hAnsi="Consolas"/>
              </w:rPr>
              <w:t>设置用户密码</w:t>
            </w:r>
          </w:p>
        </w:tc>
        <w:tc>
          <w:tcPr>
            <w:tcW w:w="2268" w:type="dxa"/>
          </w:tcPr>
          <w:p w14:paraId="6E6B37FF" w14:textId="77777777" w:rsidR="00236914" w:rsidRPr="00A60279" w:rsidRDefault="00236914" w:rsidP="00531EFD">
            <w:pPr>
              <w:spacing w:line="360" w:lineRule="auto"/>
              <w:rPr>
                <w:rFonts w:ascii="Consolas" w:hAnsi="Consolas"/>
              </w:rPr>
            </w:pPr>
            <w:proofErr w:type="spellStart"/>
            <w:proofErr w:type="gramStart"/>
            <w:r w:rsidRPr="00A60279">
              <w:rPr>
                <w:rFonts w:ascii="Consolas" w:hAnsi="Consolas"/>
              </w:rPr>
              <w:t>setUserPassword</w:t>
            </w:r>
            <w:proofErr w:type="spellEnd"/>
            <w:r w:rsidRPr="00A60279">
              <w:rPr>
                <w:rFonts w:ascii="Consolas" w:hAnsi="Consolas"/>
              </w:rPr>
              <w:t>(</w:t>
            </w:r>
            <w:proofErr w:type="gramEnd"/>
            <w:r w:rsidRPr="00A60279">
              <w:rPr>
                <w:rFonts w:ascii="Consolas" w:hAnsi="Consolas"/>
              </w:rPr>
              <w:t>)</w:t>
            </w:r>
          </w:p>
        </w:tc>
        <w:tc>
          <w:tcPr>
            <w:tcW w:w="2130" w:type="dxa"/>
          </w:tcPr>
          <w:p w14:paraId="22502D1F" w14:textId="77777777" w:rsidR="00236914" w:rsidRPr="00A60279" w:rsidRDefault="00236914" w:rsidP="00531EFD">
            <w:pPr>
              <w:spacing w:line="360" w:lineRule="auto"/>
              <w:rPr>
                <w:rFonts w:ascii="Consolas" w:hAnsi="Consolas"/>
              </w:rPr>
            </w:pPr>
            <w:r w:rsidRPr="00A60279">
              <w:rPr>
                <w:rFonts w:ascii="Consolas" w:hAnsi="Consolas"/>
              </w:rPr>
              <w:t>bool</w:t>
            </w:r>
          </w:p>
        </w:tc>
      </w:tr>
      <w:tr w:rsidR="00236914" w:rsidRPr="00A60279" w14:paraId="08B859BA" w14:textId="77777777" w:rsidTr="00531EFD">
        <w:trPr>
          <w:jc w:val="center"/>
        </w:trPr>
        <w:tc>
          <w:tcPr>
            <w:tcW w:w="2046" w:type="dxa"/>
          </w:tcPr>
          <w:p w14:paraId="3AAC5A92" w14:textId="77777777" w:rsidR="00236914" w:rsidRPr="00A60279" w:rsidRDefault="008A1692" w:rsidP="00531EFD">
            <w:pPr>
              <w:spacing w:line="360" w:lineRule="auto"/>
              <w:rPr>
                <w:rFonts w:ascii="Consolas" w:hAnsi="Consolas"/>
              </w:rPr>
            </w:pPr>
            <w:r>
              <w:rPr>
                <w:rFonts w:ascii="Consolas" w:hAnsi="Consolas" w:hint="eastAsia"/>
              </w:rPr>
              <w:t>返回用户注册时间</w:t>
            </w:r>
          </w:p>
        </w:tc>
        <w:tc>
          <w:tcPr>
            <w:tcW w:w="2268" w:type="dxa"/>
          </w:tcPr>
          <w:p w14:paraId="011B702E" w14:textId="77777777" w:rsidR="00236914" w:rsidRPr="00A60279" w:rsidRDefault="008A1692" w:rsidP="008A1692">
            <w:pPr>
              <w:spacing w:line="360" w:lineRule="auto"/>
              <w:rPr>
                <w:rFonts w:ascii="Consolas" w:hAnsi="Consolas"/>
              </w:rPr>
            </w:pPr>
            <w:proofErr w:type="spellStart"/>
            <w:proofErr w:type="gramStart"/>
            <w:r>
              <w:rPr>
                <w:rFonts w:ascii="Consolas" w:hAnsi="Consolas" w:hint="eastAsia"/>
              </w:rPr>
              <w:t>getRegister</w:t>
            </w:r>
            <w:r>
              <w:rPr>
                <w:rFonts w:ascii="Consolas" w:hAnsi="Consolas"/>
              </w:rPr>
              <w:t>Time</w:t>
            </w:r>
            <w:proofErr w:type="spellEnd"/>
            <w:r w:rsidR="00236914">
              <w:rPr>
                <w:rFonts w:ascii="Consolas" w:hAnsi="Consolas" w:hint="eastAsia"/>
              </w:rPr>
              <w:t>(</w:t>
            </w:r>
            <w:proofErr w:type="gramEnd"/>
            <w:r w:rsidR="00236914">
              <w:rPr>
                <w:rFonts w:ascii="Consolas" w:hAnsi="Consolas" w:hint="eastAsia"/>
              </w:rPr>
              <w:t>)</w:t>
            </w:r>
          </w:p>
        </w:tc>
        <w:tc>
          <w:tcPr>
            <w:tcW w:w="2130" w:type="dxa"/>
          </w:tcPr>
          <w:p w14:paraId="14AB3FB9" w14:textId="77777777" w:rsidR="00236914" w:rsidRPr="00A60279" w:rsidRDefault="00236914" w:rsidP="00236914">
            <w:pPr>
              <w:tabs>
                <w:tab w:val="right" w:pos="1914"/>
              </w:tabs>
              <w:spacing w:line="360" w:lineRule="auto"/>
              <w:rPr>
                <w:rFonts w:ascii="Consolas" w:hAnsi="Consolas"/>
              </w:rPr>
            </w:pPr>
            <w:r>
              <w:rPr>
                <w:rFonts w:ascii="Consolas" w:hAnsi="Consolas" w:hint="eastAsia"/>
              </w:rPr>
              <w:t>string</w:t>
            </w:r>
            <w:r>
              <w:rPr>
                <w:rFonts w:ascii="Consolas" w:hAnsi="Consolas"/>
              </w:rPr>
              <w:tab/>
            </w:r>
          </w:p>
        </w:tc>
      </w:tr>
      <w:tr w:rsidR="00236914" w:rsidRPr="00A60279" w14:paraId="4EAF981A" w14:textId="77777777" w:rsidTr="00531EFD">
        <w:trPr>
          <w:jc w:val="center"/>
        </w:trPr>
        <w:tc>
          <w:tcPr>
            <w:tcW w:w="2046" w:type="dxa"/>
          </w:tcPr>
          <w:p w14:paraId="2356F86C" w14:textId="77777777" w:rsidR="00236914" w:rsidRPr="00A60279" w:rsidRDefault="008A1692" w:rsidP="00236914">
            <w:pPr>
              <w:spacing w:line="360" w:lineRule="auto"/>
              <w:rPr>
                <w:rFonts w:ascii="Consolas" w:hAnsi="Consolas"/>
              </w:rPr>
            </w:pPr>
            <w:r>
              <w:rPr>
                <w:rFonts w:ascii="Consolas" w:hAnsi="Consolas" w:hint="eastAsia"/>
              </w:rPr>
              <w:t>设置用户注册时间</w:t>
            </w:r>
          </w:p>
        </w:tc>
        <w:tc>
          <w:tcPr>
            <w:tcW w:w="2268" w:type="dxa"/>
          </w:tcPr>
          <w:p w14:paraId="5A84F9C6" w14:textId="77777777" w:rsidR="00236914" w:rsidRPr="00A60279" w:rsidRDefault="008A1692" w:rsidP="00236914">
            <w:pPr>
              <w:spacing w:line="360" w:lineRule="auto"/>
              <w:rPr>
                <w:rFonts w:ascii="Consolas" w:hAnsi="Consolas"/>
              </w:rPr>
            </w:pPr>
            <w:proofErr w:type="spellStart"/>
            <w:proofErr w:type="gramStart"/>
            <w:r>
              <w:rPr>
                <w:rFonts w:ascii="Consolas" w:hAnsi="Consolas" w:hint="eastAsia"/>
              </w:rPr>
              <w:t>setRegisterTim</w:t>
            </w:r>
            <w:r w:rsidR="00236914">
              <w:rPr>
                <w:rFonts w:ascii="Consolas" w:hAnsi="Consolas" w:hint="eastAsia"/>
              </w:rPr>
              <w:t>e</w:t>
            </w:r>
            <w:proofErr w:type="spellEnd"/>
            <w:r w:rsidR="00236914">
              <w:rPr>
                <w:rFonts w:ascii="Consolas" w:hAnsi="Consolas" w:hint="eastAsia"/>
              </w:rPr>
              <w:t>(</w:t>
            </w:r>
            <w:proofErr w:type="gramEnd"/>
            <w:r w:rsidR="00236914">
              <w:rPr>
                <w:rFonts w:ascii="Consolas" w:hAnsi="Consolas" w:hint="eastAsia"/>
              </w:rPr>
              <w:t>)</w:t>
            </w:r>
          </w:p>
        </w:tc>
        <w:tc>
          <w:tcPr>
            <w:tcW w:w="2130" w:type="dxa"/>
          </w:tcPr>
          <w:p w14:paraId="3A6EFB68" w14:textId="77777777" w:rsidR="00236914" w:rsidRPr="00A60279" w:rsidRDefault="008A1692" w:rsidP="00236914">
            <w:pPr>
              <w:spacing w:line="360" w:lineRule="auto"/>
              <w:rPr>
                <w:rFonts w:ascii="Consolas" w:hAnsi="Consolas"/>
              </w:rPr>
            </w:pPr>
            <w:r>
              <w:rPr>
                <w:rFonts w:ascii="Consolas" w:hAnsi="Consolas"/>
              </w:rPr>
              <w:t>B</w:t>
            </w:r>
            <w:r w:rsidR="00236914">
              <w:rPr>
                <w:rFonts w:ascii="Consolas" w:hAnsi="Consolas" w:hint="eastAsia"/>
              </w:rPr>
              <w:t>ool</w:t>
            </w:r>
          </w:p>
        </w:tc>
      </w:tr>
      <w:tr w:rsidR="00236914" w:rsidRPr="00A60279" w14:paraId="513D9667" w14:textId="77777777" w:rsidTr="00531EFD">
        <w:trPr>
          <w:jc w:val="center"/>
        </w:trPr>
        <w:tc>
          <w:tcPr>
            <w:tcW w:w="2046" w:type="dxa"/>
          </w:tcPr>
          <w:p w14:paraId="416AF6AF" w14:textId="77777777" w:rsidR="00236914" w:rsidRDefault="00236914" w:rsidP="00236914">
            <w:pPr>
              <w:spacing w:line="360" w:lineRule="auto"/>
              <w:rPr>
                <w:rFonts w:ascii="Consolas" w:hAnsi="Consolas"/>
              </w:rPr>
            </w:pPr>
            <w:r>
              <w:rPr>
                <w:rFonts w:ascii="Consolas" w:hAnsi="Consolas" w:hint="eastAsia"/>
              </w:rPr>
              <w:t>返回用户类型</w:t>
            </w:r>
          </w:p>
        </w:tc>
        <w:tc>
          <w:tcPr>
            <w:tcW w:w="2268" w:type="dxa"/>
          </w:tcPr>
          <w:p w14:paraId="3F867E3A" w14:textId="77777777" w:rsidR="00236914" w:rsidRDefault="00236914" w:rsidP="00236914">
            <w:pPr>
              <w:spacing w:line="360" w:lineRule="auto"/>
              <w:rPr>
                <w:rFonts w:ascii="Consolas" w:hAnsi="Consolas"/>
              </w:rPr>
            </w:pPr>
            <w:proofErr w:type="spellStart"/>
            <w:proofErr w:type="gramStart"/>
            <w:r>
              <w:rPr>
                <w:rFonts w:ascii="Consolas" w:hAnsi="Consolas" w:hint="eastAsia"/>
              </w:rPr>
              <w:t>getUserType</w:t>
            </w:r>
            <w:proofErr w:type="spellEnd"/>
            <w:r>
              <w:rPr>
                <w:rFonts w:ascii="Consolas" w:hAnsi="Consolas" w:hint="eastAsia"/>
              </w:rPr>
              <w:t>(</w:t>
            </w:r>
            <w:proofErr w:type="gramEnd"/>
            <w:r>
              <w:rPr>
                <w:rFonts w:ascii="Consolas" w:hAnsi="Consolas" w:hint="eastAsia"/>
              </w:rPr>
              <w:t>)</w:t>
            </w:r>
          </w:p>
        </w:tc>
        <w:tc>
          <w:tcPr>
            <w:tcW w:w="2130" w:type="dxa"/>
          </w:tcPr>
          <w:p w14:paraId="25A54B11" w14:textId="77777777" w:rsidR="00236914" w:rsidRDefault="00236914" w:rsidP="00236914">
            <w:pPr>
              <w:spacing w:line="360" w:lineRule="auto"/>
              <w:rPr>
                <w:rFonts w:ascii="Consolas" w:hAnsi="Consolas"/>
              </w:rPr>
            </w:pPr>
            <w:r>
              <w:rPr>
                <w:rFonts w:ascii="Consolas" w:hAnsi="Consolas" w:hint="eastAsia"/>
              </w:rPr>
              <w:t>string</w:t>
            </w:r>
          </w:p>
        </w:tc>
      </w:tr>
      <w:tr w:rsidR="00236914" w:rsidRPr="00A60279" w14:paraId="37089603" w14:textId="77777777" w:rsidTr="00531EFD">
        <w:trPr>
          <w:jc w:val="center"/>
        </w:trPr>
        <w:tc>
          <w:tcPr>
            <w:tcW w:w="2046" w:type="dxa"/>
          </w:tcPr>
          <w:p w14:paraId="42BFD558" w14:textId="77777777" w:rsidR="00236914" w:rsidRDefault="00236914" w:rsidP="00236914">
            <w:pPr>
              <w:spacing w:line="360" w:lineRule="auto"/>
              <w:rPr>
                <w:rFonts w:ascii="Consolas" w:hAnsi="Consolas"/>
              </w:rPr>
            </w:pPr>
            <w:r>
              <w:rPr>
                <w:rFonts w:ascii="Consolas" w:hAnsi="Consolas" w:hint="eastAsia"/>
              </w:rPr>
              <w:t>设置用户类型</w:t>
            </w:r>
          </w:p>
        </w:tc>
        <w:tc>
          <w:tcPr>
            <w:tcW w:w="2268" w:type="dxa"/>
          </w:tcPr>
          <w:p w14:paraId="54686856" w14:textId="77777777" w:rsidR="00236914" w:rsidRDefault="00236914" w:rsidP="00236914">
            <w:pPr>
              <w:spacing w:line="360" w:lineRule="auto"/>
              <w:rPr>
                <w:rFonts w:ascii="Consolas" w:hAnsi="Consolas"/>
              </w:rPr>
            </w:pPr>
            <w:proofErr w:type="spellStart"/>
            <w:proofErr w:type="gramStart"/>
            <w:r>
              <w:rPr>
                <w:rFonts w:ascii="Consolas" w:hAnsi="Consolas"/>
              </w:rPr>
              <w:t>s</w:t>
            </w:r>
            <w:r>
              <w:rPr>
                <w:rFonts w:ascii="Consolas" w:hAnsi="Consolas" w:hint="eastAsia"/>
              </w:rPr>
              <w:t>et</w:t>
            </w:r>
            <w:r>
              <w:rPr>
                <w:rFonts w:ascii="Consolas" w:hAnsi="Consolas"/>
              </w:rPr>
              <w:t>UserType</w:t>
            </w:r>
            <w:proofErr w:type="spellEnd"/>
            <w:r>
              <w:rPr>
                <w:rFonts w:ascii="Consolas" w:hAnsi="Consolas"/>
              </w:rPr>
              <w:t>(</w:t>
            </w:r>
            <w:proofErr w:type="gramEnd"/>
            <w:r>
              <w:rPr>
                <w:rFonts w:ascii="Consolas" w:hAnsi="Consolas"/>
              </w:rPr>
              <w:t>)</w:t>
            </w:r>
          </w:p>
        </w:tc>
        <w:tc>
          <w:tcPr>
            <w:tcW w:w="2130" w:type="dxa"/>
          </w:tcPr>
          <w:p w14:paraId="44777D24" w14:textId="77777777" w:rsidR="00236914" w:rsidRDefault="00236914" w:rsidP="00236914">
            <w:pPr>
              <w:spacing w:line="360" w:lineRule="auto"/>
              <w:rPr>
                <w:rFonts w:ascii="Consolas" w:hAnsi="Consolas"/>
              </w:rPr>
            </w:pPr>
            <w:r>
              <w:rPr>
                <w:rFonts w:ascii="Consolas" w:hAnsi="Consolas" w:hint="eastAsia"/>
              </w:rPr>
              <w:t>bool</w:t>
            </w:r>
          </w:p>
        </w:tc>
      </w:tr>
    </w:tbl>
    <w:p w14:paraId="5F6FB2F3" w14:textId="77777777" w:rsidR="00236914" w:rsidRDefault="00236914" w:rsidP="00A76F3F">
      <w:pPr>
        <w:spacing w:line="360" w:lineRule="auto"/>
        <w:rPr>
          <w:rFonts w:ascii="Consolas" w:hAnsi="Consolas"/>
        </w:rPr>
      </w:pPr>
    </w:p>
    <w:p w14:paraId="5B310784" w14:textId="77777777" w:rsidR="00236914" w:rsidRPr="00A60279" w:rsidRDefault="00236914" w:rsidP="00236914">
      <w:pPr>
        <w:spacing w:line="360" w:lineRule="auto"/>
        <w:rPr>
          <w:rFonts w:ascii="Consolas" w:hAnsi="Consolas"/>
        </w:rPr>
      </w:pPr>
      <w:r w:rsidRPr="00A60279">
        <w:rPr>
          <w:rFonts w:ascii="Consolas" w:hAnsi="Consolas"/>
        </w:rPr>
        <w:t xml:space="preserve">  </w:t>
      </w:r>
      <w:r w:rsidRPr="00A60279">
        <w:rPr>
          <w:rFonts w:ascii="Consolas" w:hAnsi="Consolas"/>
        </w:rPr>
        <w:t>类名：</w:t>
      </w:r>
      <w:r>
        <w:rPr>
          <w:rFonts w:ascii="Consolas" w:hAnsi="Consolas"/>
        </w:rPr>
        <w:t>Administrator</w:t>
      </w:r>
    </w:p>
    <w:p w14:paraId="02FA3ABC" w14:textId="77777777" w:rsidR="00236914" w:rsidRPr="00A60279" w:rsidRDefault="00236914" w:rsidP="00236914">
      <w:pPr>
        <w:spacing w:line="360" w:lineRule="auto"/>
        <w:rPr>
          <w:rFonts w:ascii="Consolas" w:hAnsi="Consolas"/>
        </w:rPr>
      </w:pPr>
      <w:r w:rsidRPr="00A60279">
        <w:rPr>
          <w:rFonts w:ascii="Consolas" w:hAnsi="Consolas"/>
        </w:rPr>
        <w:t xml:space="preserve">  </w:t>
      </w:r>
      <w:r w:rsidRPr="00A60279">
        <w:rPr>
          <w:rFonts w:ascii="Consolas" w:hAnsi="Consolas"/>
        </w:rPr>
        <w:t>操作表如表</w:t>
      </w:r>
      <w:r w:rsidRPr="00A60279">
        <w:rPr>
          <w:rFonts w:ascii="Consolas" w:hAnsi="Consolas"/>
        </w:rPr>
        <w:t>2.</w:t>
      </w:r>
      <w:r>
        <w:rPr>
          <w:rFonts w:ascii="Consolas" w:hAnsi="Consolas"/>
        </w:rPr>
        <w:t>2.2</w:t>
      </w:r>
      <w:r w:rsidRPr="00A60279">
        <w:rPr>
          <w:rFonts w:ascii="Consolas" w:hAnsi="Consolas"/>
        </w:rPr>
        <w:t>所示：</w:t>
      </w:r>
    </w:p>
    <w:p w14:paraId="54ABE15D" w14:textId="77777777" w:rsidR="00236914" w:rsidRPr="00A60279" w:rsidRDefault="00236914" w:rsidP="00236914">
      <w:pPr>
        <w:spacing w:line="360" w:lineRule="auto"/>
        <w:ind w:firstLine="420"/>
        <w:jc w:val="center"/>
        <w:rPr>
          <w:rFonts w:ascii="Consolas" w:hAnsi="Consolas"/>
        </w:rPr>
      </w:pPr>
      <w:r w:rsidRPr="00A60279">
        <w:rPr>
          <w:rFonts w:ascii="Consolas" w:hAnsi="Consolas"/>
        </w:rPr>
        <w:t>表</w:t>
      </w:r>
      <w:r w:rsidRPr="00A60279">
        <w:rPr>
          <w:rFonts w:ascii="Consolas" w:hAnsi="Consolas"/>
        </w:rPr>
        <w:t>2.</w:t>
      </w:r>
      <w:r>
        <w:rPr>
          <w:rFonts w:ascii="Consolas" w:hAnsi="Consolas"/>
        </w:rPr>
        <w:t>2.2</w:t>
      </w:r>
      <w:r w:rsidRPr="00A60279">
        <w:rPr>
          <w:rFonts w:ascii="Consolas" w:hAnsi="Consolas"/>
        </w:rPr>
        <w:t xml:space="preserve"> </w:t>
      </w:r>
      <w:r>
        <w:rPr>
          <w:rFonts w:ascii="Consolas" w:hAnsi="Consolas"/>
        </w:rPr>
        <w:t>Administrator</w:t>
      </w:r>
      <w:r w:rsidRPr="00A60279">
        <w:rPr>
          <w:rFonts w:ascii="Consolas" w:hAnsi="Consolas"/>
        </w:rPr>
        <w:t>类操作表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6"/>
        <w:gridCol w:w="2268"/>
        <w:gridCol w:w="2130"/>
      </w:tblGrid>
      <w:tr w:rsidR="00236914" w:rsidRPr="00A60279" w14:paraId="2D9419F9" w14:textId="77777777" w:rsidTr="00531EFD">
        <w:trPr>
          <w:jc w:val="center"/>
        </w:trPr>
        <w:tc>
          <w:tcPr>
            <w:tcW w:w="2046" w:type="dxa"/>
          </w:tcPr>
          <w:p w14:paraId="60F186ED" w14:textId="77777777" w:rsidR="00236914" w:rsidRPr="00A60279" w:rsidRDefault="00236914" w:rsidP="00531EFD">
            <w:pPr>
              <w:spacing w:line="360" w:lineRule="auto"/>
              <w:jc w:val="center"/>
              <w:rPr>
                <w:rFonts w:ascii="Consolas" w:hAnsi="Consolas"/>
              </w:rPr>
            </w:pPr>
            <w:r w:rsidRPr="00A60279">
              <w:rPr>
                <w:rFonts w:ascii="Consolas" w:hAnsi="Consolas"/>
              </w:rPr>
              <w:t>中文名</w:t>
            </w:r>
          </w:p>
        </w:tc>
        <w:tc>
          <w:tcPr>
            <w:tcW w:w="2268" w:type="dxa"/>
          </w:tcPr>
          <w:p w14:paraId="2CD21049" w14:textId="77777777" w:rsidR="00236914" w:rsidRPr="00A60279" w:rsidRDefault="00236914" w:rsidP="00531EFD">
            <w:pPr>
              <w:spacing w:line="360" w:lineRule="auto"/>
              <w:jc w:val="center"/>
              <w:rPr>
                <w:rFonts w:ascii="Consolas" w:hAnsi="Consolas"/>
              </w:rPr>
            </w:pPr>
            <w:r w:rsidRPr="00A60279">
              <w:rPr>
                <w:rFonts w:ascii="Consolas" w:hAnsi="Consolas"/>
              </w:rPr>
              <w:t>英文名</w:t>
            </w:r>
          </w:p>
        </w:tc>
        <w:tc>
          <w:tcPr>
            <w:tcW w:w="2130" w:type="dxa"/>
          </w:tcPr>
          <w:p w14:paraId="11C7805D" w14:textId="77777777" w:rsidR="00236914" w:rsidRPr="00A60279" w:rsidRDefault="00236914" w:rsidP="00531EFD">
            <w:pPr>
              <w:spacing w:line="360" w:lineRule="auto"/>
              <w:jc w:val="center"/>
              <w:rPr>
                <w:rFonts w:ascii="Consolas" w:hAnsi="Consolas"/>
              </w:rPr>
            </w:pPr>
            <w:r w:rsidRPr="00A60279">
              <w:rPr>
                <w:rFonts w:ascii="Consolas" w:hAnsi="Consolas"/>
              </w:rPr>
              <w:t>返回值类型</w:t>
            </w:r>
          </w:p>
        </w:tc>
      </w:tr>
      <w:tr w:rsidR="00236914" w:rsidRPr="00A60279" w14:paraId="0C6CBBA5" w14:textId="77777777" w:rsidTr="00531EFD">
        <w:trPr>
          <w:jc w:val="center"/>
        </w:trPr>
        <w:tc>
          <w:tcPr>
            <w:tcW w:w="2046" w:type="dxa"/>
          </w:tcPr>
          <w:p w14:paraId="25B5230D" w14:textId="77777777" w:rsidR="00236914" w:rsidRPr="00A60279" w:rsidRDefault="00236914" w:rsidP="00531EFD">
            <w:pPr>
              <w:spacing w:line="360" w:lineRule="auto"/>
              <w:rPr>
                <w:rFonts w:ascii="Consolas" w:hAnsi="Consolas"/>
              </w:rPr>
            </w:pPr>
            <w:r w:rsidRPr="00A60279">
              <w:rPr>
                <w:rFonts w:ascii="Consolas" w:hAnsi="Consolas"/>
              </w:rPr>
              <w:t>添加用户</w:t>
            </w:r>
          </w:p>
        </w:tc>
        <w:tc>
          <w:tcPr>
            <w:tcW w:w="2268" w:type="dxa"/>
          </w:tcPr>
          <w:p w14:paraId="310E690A" w14:textId="77777777" w:rsidR="00236914" w:rsidRPr="00A60279" w:rsidRDefault="00236914" w:rsidP="00531EFD">
            <w:pPr>
              <w:spacing w:line="360" w:lineRule="auto"/>
              <w:rPr>
                <w:rFonts w:ascii="Consolas" w:hAnsi="Consolas"/>
              </w:rPr>
            </w:pPr>
            <w:proofErr w:type="spellStart"/>
            <w:proofErr w:type="gramStart"/>
            <w:r w:rsidRPr="00A60279">
              <w:rPr>
                <w:rFonts w:ascii="Consolas" w:hAnsi="Consolas"/>
              </w:rPr>
              <w:t>addUser</w:t>
            </w:r>
            <w:proofErr w:type="spellEnd"/>
            <w:r w:rsidRPr="00A60279">
              <w:rPr>
                <w:rFonts w:ascii="Consolas" w:hAnsi="Consolas"/>
              </w:rPr>
              <w:t>(</w:t>
            </w:r>
            <w:proofErr w:type="gramEnd"/>
            <w:r w:rsidRPr="00A60279">
              <w:rPr>
                <w:rFonts w:ascii="Consolas" w:hAnsi="Consolas"/>
              </w:rPr>
              <w:t>)</w:t>
            </w:r>
          </w:p>
        </w:tc>
        <w:tc>
          <w:tcPr>
            <w:tcW w:w="2130" w:type="dxa"/>
          </w:tcPr>
          <w:p w14:paraId="10E06AC5" w14:textId="77777777" w:rsidR="00236914" w:rsidRPr="00A60279" w:rsidRDefault="00236914" w:rsidP="00531EFD">
            <w:pPr>
              <w:spacing w:line="360" w:lineRule="auto"/>
              <w:rPr>
                <w:rFonts w:ascii="Consolas" w:hAnsi="Consolas"/>
              </w:rPr>
            </w:pPr>
            <w:r w:rsidRPr="00A60279">
              <w:rPr>
                <w:rFonts w:ascii="Consolas" w:hAnsi="Consolas"/>
              </w:rPr>
              <w:t>bool</w:t>
            </w:r>
          </w:p>
        </w:tc>
      </w:tr>
      <w:tr w:rsidR="00236914" w:rsidRPr="00A60279" w14:paraId="28412AA2" w14:textId="77777777" w:rsidTr="00531EFD">
        <w:trPr>
          <w:jc w:val="center"/>
        </w:trPr>
        <w:tc>
          <w:tcPr>
            <w:tcW w:w="2046" w:type="dxa"/>
          </w:tcPr>
          <w:p w14:paraId="426765A2" w14:textId="77777777" w:rsidR="00236914" w:rsidRPr="00A60279" w:rsidRDefault="00236914" w:rsidP="00531EFD">
            <w:pPr>
              <w:spacing w:line="360" w:lineRule="auto"/>
              <w:rPr>
                <w:rFonts w:ascii="Consolas" w:hAnsi="Consolas"/>
              </w:rPr>
            </w:pPr>
            <w:r>
              <w:rPr>
                <w:rFonts w:ascii="Consolas" w:hAnsi="Consolas" w:hint="eastAsia"/>
              </w:rPr>
              <w:t>删除用户</w:t>
            </w:r>
          </w:p>
        </w:tc>
        <w:tc>
          <w:tcPr>
            <w:tcW w:w="2268" w:type="dxa"/>
          </w:tcPr>
          <w:p w14:paraId="13B2D6A4" w14:textId="77777777" w:rsidR="00236914" w:rsidRPr="00A60279" w:rsidRDefault="00236914" w:rsidP="00531EFD">
            <w:pPr>
              <w:spacing w:line="360" w:lineRule="auto"/>
              <w:rPr>
                <w:rFonts w:ascii="Consolas" w:hAnsi="Consolas"/>
              </w:rPr>
            </w:pPr>
            <w:proofErr w:type="spellStart"/>
            <w:proofErr w:type="gramStart"/>
            <w:r>
              <w:rPr>
                <w:rFonts w:ascii="Consolas" w:hAnsi="Consolas" w:hint="eastAsia"/>
              </w:rPr>
              <w:t>dele</w:t>
            </w:r>
            <w:r>
              <w:rPr>
                <w:rFonts w:ascii="Consolas" w:hAnsi="Consolas"/>
              </w:rPr>
              <w:t>teUser</w:t>
            </w:r>
            <w:proofErr w:type="spellEnd"/>
            <w:r>
              <w:rPr>
                <w:rFonts w:ascii="Consolas" w:hAnsi="Consolas"/>
              </w:rPr>
              <w:t>(</w:t>
            </w:r>
            <w:proofErr w:type="gramEnd"/>
            <w:r>
              <w:rPr>
                <w:rFonts w:ascii="Consolas" w:hAnsi="Consolas"/>
              </w:rPr>
              <w:t>)</w:t>
            </w:r>
          </w:p>
        </w:tc>
        <w:tc>
          <w:tcPr>
            <w:tcW w:w="2130" w:type="dxa"/>
          </w:tcPr>
          <w:p w14:paraId="4EE0FC70" w14:textId="77777777" w:rsidR="00236914" w:rsidRPr="00A60279" w:rsidRDefault="00236914" w:rsidP="00531EFD">
            <w:pPr>
              <w:spacing w:line="360" w:lineRule="auto"/>
              <w:rPr>
                <w:rFonts w:ascii="Consolas" w:hAnsi="Consolas"/>
              </w:rPr>
            </w:pPr>
            <w:r>
              <w:rPr>
                <w:rFonts w:ascii="Consolas" w:hAnsi="Consolas" w:hint="eastAsia"/>
              </w:rPr>
              <w:t>bool</w:t>
            </w:r>
          </w:p>
        </w:tc>
      </w:tr>
      <w:tr w:rsidR="00236914" w:rsidRPr="00A60279" w14:paraId="1AF7DCBA" w14:textId="77777777" w:rsidTr="00531EFD">
        <w:trPr>
          <w:jc w:val="center"/>
        </w:trPr>
        <w:tc>
          <w:tcPr>
            <w:tcW w:w="2046" w:type="dxa"/>
          </w:tcPr>
          <w:p w14:paraId="670D4970" w14:textId="77777777" w:rsidR="00236914" w:rsidRPr="00A60279" w:rsidRDefault="00236914" w:rsidP="00531EFD">
            <w:pPr>
              <w:spacing w:line="360" w:lineRule="auto"/>
              <w:rPr>
                <w:rFonts w:ascii="Consolas" w:hAnsi="Consolas"/>
              </w:rPr>
            </w:pPr>
            <w:r w:rsidRPr="00A60279">
              <w:rPr>
                <w:rFonts w:ascii="Consolas" w:hAnsi="Consolas"/>
              </w:rPr>
              <w:t>返回用户</w:t>
            </w:r>
            <w:r w:rsidRPr="00A60279">
              <w:rPr>
                <w:rFonts w:ascii="Consolas" w:hAnsi="Consolas"/>
              </w:rPr>
              <w:t>ID</w:t>
            </w:r>
          </w:p>
        </w:tc>
        <w:tc>
          <w:tcPr>
            <w:tcW w:w="2268" w:type="dxa"/>
          </w:tcPr>
          <w:p w14:paraId="03C73D8F" w14:textId="77777777" w:rsidR="00236914" w:rsidRPr="00A60279" w:rsidRDefault="00236914" w:rsidP="00531EFD">
            <w:pPr>
              <w:spacing w:line="360" w:lineRule="auto"/>
              <w:rPr>
                <w:rFonts w:ascii="Consolas" w:hAnsi="Consolas"/>
              </w:rPr>
            </w:pPr>
            <w:proofErr w:type="spellStart"/>
            <w:proofErr w:type="gramStart"/>
            <w:r w:rsidRPr="00A60279">
              <w:rPr>
                <w:rFonts w:ascii="Consolas" w:hAnsi="Consolas"/>
              </w:rPr>
              <w:t>getUserID</w:t>
            </w:r>
            <w:proofErr w:type="spellEnd"/>
            <w:r w:rsidRPr="00A60279">
              <w:rPr>
                <w:rFonts w:ascii="Consolas" w:hAnsi="Consolas"/>
              </w:rPr>
              <w:t>(</w:t>
            </w:r>
            <w:proofErr w:type="gramEnd"/>
            <w:r w:rsidRPr="00A60279">
              <w:rPr>
                <w:rFonts w:ascii="Consolas" w:hAnsi="Consolas"/>
              </w:rPr>
              <w:t>)</w:t>
            </w:r>
          </w:p>
        </w:tc>
        <w:tc>
          <w:tcPr>
            <w:tcW w:w="2130" w:type="dxa"/>
          </w:tcPr>
          <w:p w14:paraId="0D9151B2" w14:textId="77777777" w:rsidR="00236914" w:rsidRPr="00A60279" w:rsidRDefault="00236914" w:rsidP="00531EFD">
            <w:pPr>
              <w:spacing w:line="360" w:lineRule="auto"/>
              <w:rPr>
                <w:rFonts w:ascii="Consolas" w:hAnsi="Consolas"/>
              </w:rPr>
            </w:pPr>
            <w:r w:rsidRPr="00A60279">
              <w:rPr>
                <w:rFonts w:ascii="Consolas" w:hAnsi="Consolas"/>
              </w:rPr>
              <w:t>string</w:t>
            </w:r>
          </w:p>
        </w:tc>
      </w:tr>
      <w:tr w:rsidR="00236914" w:rsidRPr="00A60279" w14:paraId="515B41D7" w14:textId="77777777" w:rsidTr="00531EFD">
        <w:trPr>
          <w:jc w:val="center"/>
        </w:trPr>
        <w:tc>
          <w:tcPr>
            <w:tcW w:w="2046" w:type="dxa"/>
          </w:tcPr>
          <w:p w14:paraId="31DB94DA" w14:textId="77777777" w:rsidR="00236914" w:rsidRPr="00A60279" w:rsidRDefault="00236914" w:rsidP="00531EFD">
            <w:pPr>
              <w:spacing w:line="360" w:lineRule="auto"/>
              <w:rPr>
                <w:rFonts w:ascii="Consolas" w:hAnsi="Consolas"/>
              </w:rPr>
            </w:pPr>
            <w:r w:rsidRPr="00A60279">
              <w:rPr>
                <w:rFonts w:ascii="Consolas" w:hAnsi="Consolas"/>
              </w:rPr>
              <w:t>设置用户</w:t>
            </w:r>
            <w:r w:rsidRPr="00A60279">
              <w:rPr>
                <w:rFonts w:ascii="Consolas" w:hAnsi="Consolas"/>
              </w:rPr>
              <w:t>ID</w:t>
            </w:r>
          </w:p>
        </w:tc>
        <w:tc>
          <w:tcPr>
            <w:tcW w:w="2268" w:type="dxa"/>
          </w:tcPr>
          <w:p w14:paraId="4FEA3B66" w14:textId="77777777" w:rsidR="00236914" w:rsidRPr="00A60279" w:rsidRDefault="00236914" w:rsidP="00531EFD">
            <w:pPr>
              <w:spacing w:line="360" w:lineRule="auto"/>
              <w:rPr>
                <w:rFonts w:ascii="Consolas" w:hAnsi="Consolas"/>
              </w:rPr>
            </w:pPr>
            <w:proofErr w:type="spellStart"/>
            <w:proofErr w:type="gramStart"/>
            <w:r w:rsidRPr="00A60279">
              <w:rPr>
                <w:rFonts w:ascii="Consolas" w:hAnsi="Consolas"/>
              </w:rPr>
              <w:t>setUserId</w:t>
            </w:r>
            <w:proofErr w:type="spellEnd"/>
            <w:r w:rsidRPr="00A60279">
              <w:rPr>
                <w:rFonts w:ascii="Consolas" w:hAnsi="Consolas"/>
              </w:rPr>
              <w:t>(</w:t>
            </w:r>
            <w:proofErr w:type="gramEnd"/>
            <w:r w:rsidRPr="00A60279">
              <w:rPr>
                <w:rFonts w:ascii="Consolas" w:hAnsi="Consolas"/>
              </w:rPr>
              <w:t>)</w:t>
            </w:r>
          </w:p>
        </w:tc>
        <w:tc>
          <w:tcPr>
            <w:tcW w:w="2130" w:type="dxa"/>
          </w:tcPr>
          <w:p w14:paraId="67F5877A" w14:textId="77777777" w:rsidR="00236914" w:rsidRPr="00A60279" w:rsidRDefault="00236914" w:rsidP="00531EFD">
            <w:pPr>
              <w:spacing w:line="360" w:lineRule="auto"/>
              <w:rPr>
                <w:rFonts w:ascii="Consolas" w:hAnsi="Consolas"/>
              </w:rPr>
            </w:pPr>
            <w:r w:rsidRPr="00A60279">
              <w:rPr>
                <w:rFonts w:ascii="Consolas" w:hAnsi="Consolas"/>
              </w:rPr>
              <w:t>bool</w:t>
            </w:r>
          </w:p>
        </w:tc>
      </w:tr>
      <w:tr w:rsidR="00236914" w:rsidRPr="00A60279" w14:paraId="71F7DE03" w14:textId="77777777" w:rsidTr="00531EFD">
        <w:trPr>
          <w:jc w:val="center"/>
        </w:trPr>
        <w:tc>
          <w:tcPr>
            <w:tcW w:w="2046" w:type="dxa"/>
          </w:tcPr>
          <w:p w14:paraId="34F9ABE0" w14:textId="77777777" w:rsidR="00236914" w:rsidRPr="00A60279" w:rsidRDefault="00236914" w:rsidP="00531EFD">
            <w:pPr>
              <w:spacing w:line="360" w:lineRule="auto"/>
              <w:rPr>
                <w:rFonts w:ascii="Consolas" w:hAnsi="Consolas"/>
              </w:rPr>
            </w:pPr>
            <w:r w:rsidRPr="00A60279">
              <w:rPr>
                <w:rFonts w:ascii="Consolas" w:hAnsi="Consolas"/>
              </w:rPr>
              <w:t>返回用户密码</w:t>
            </w:r>
          </w:p>
        </w:tc>
        <w:tc>
          <w:tcPr>
            <w:tcW w:w="2268" w:type="dxa"/>
          </w:tcPr>
          <w:p w14:paraId="694370E3" w14:textId="77777777" w:rsidR="00236914" w:rsidRPr="00A60279" w:rsidRDefault="00236914" w:rsidP="00531EFD">
            <w:pPr>
              <w:spacing w:line="360" w:lineRule="auto"/>
              <w:rPr>
                <w:rFonts w:ascii="Consolas" w:hAnsi="Consolas"/>
              </w:rPr>
            </w:pPr>
            <w:proofErr w:type="spellStart"/>
            <w:proofErr w:type="gramStart"/>
            <w:r w:rsidRPr="00A60279">
              <w:rPr>
                <w:rFonts w:ascii="Consolas" w:hAnsi="Consolas"/>
              </w:rPr>
              <w:t>getUserPassword</w:t>
            </w:r>
            <w:proofErr w:type="spellEnd"/>
            <w:r w:rsidRPr="00A60279">
              <w:rPr>
                <w:rFonts w:ascii="Consolas" w:hAnsi="Consolas"/>
              </w:rPr>
              <w:t>(</w:t>
            </w:r>
            <w:proofErr w:type="gramEnd"/>
            <w:r w:rsidRPr="00A60279">
              <w:rPr>
                <w:rFonts w:ascii="Consolas" w:hAnsi="Consolas"/>
              </w:rPr>
              <w:t>)</w:t>
            </w:r>
          </w:p>
        </w:tc>
        <w:tc>
          <w:tcPr>
            <w:tcW w:w="2130" w:type="dxa"/>
          </w:tcPr>
          <w:p w14:paraId="5B4E9D5D" w14:textId="77777777" w:rsidR="00236914" w:rsidRPr="00A60279" w:rsidRDefault="00236914" w:rsidP="00531EFD">
            <w:pPr>
              <w:spacing w:line="360" w:lineRule="auto"/>
              <w:rPr>
                <w:rFonts w:ascii="Consolas" w:hAnsi="Consolas"/>
              </w:rPr>
            </w:pPr>
            <w:r w:rsidRPr="00A60279">
              <w:rPr>
                <w:rFonts w:ascii="Consolas" w:hAnsi="Consolas"/>
              </w:rPr>
              <w:t>String</w:t>
            </w:r>
          </w:p>
        </w:tc>
      </w:tr>
      <w:tr w:rsidR="00236914" w:rsidRPr="00A60279" w14:paraId="51725731" w14:textId="77777777" w:rsidTr="00531EFD">
        <w:trPr>
          <w:jc w:val="center"/>
        </w:trPr>
        <w:tc>
          <w:tcPr>
            <w:tcW w:w="2046" w:type="dxa"/>
          </w:tcPr>
          <w:p w14:paraId="4D0D0224" w14:textId="77777777" w:rsidR="00236914" w:rsidRPr="00A60279" w:rsidRDefault="00236914" w:rsidP="00531EFD">
            <w:pPr>
              <w:spacing w:line="360" w:lineRule="auto"/>
              <w:rPr>
                <w:rFonts w:ascii="Consolas" w:hAnsi="Consolas"/>
              </w:rPr>
            </w:pPr>
            <w:r w:rsidRPr="00A60279">
              <w:rPr>
                <w:rFonts w:ascii="Consolas" w:hAnsi="Consolas"/>
              </w:rPr>
              <w:t>设置用户密码</w:t>
            </w:r>
          </w:p>
        </w:tc>
        <w:tc>
          <w:tcPr>
            <w:tcW w:w="2268" w:type="dxa"/>
          </w:tcPr>
          <w:p w14:paraId="0717EC09" w14:textId="77777777" w:rsidR="00236914" w:rsidRPr="00A60279" w:rsidRDefault="00236914" w:rsidP="00531EFD">
            <w:pPr>
              <w:spacing w:line="360" w:lineRule="auto"/>
              <w:rPr>
                <w:rFonts w:ascii="Consolas" w:hAnsi="Consolas"/>
              </w:rPr>
            </w:pPr>
            <w:proofErr w:type="spellStart"/>
            <w:proofErr w:type="gramStart"/>
            <w:r w:rsidRPr="00A60279">
              <w:rPr>
                <w:rFonts w:ascii="Consolas" w:hAnsi="Consolas"/>
              </w:rPr>
              <w:t>setUserPassword</w:t>
            </w:r>
            <w:proofErr w:type="spellEnd"/>
            <w:r w:rsidRPr="00A60279">
              <w:rPr>
                <w:rFonts w:ascii="Consolas" w:hAnsi="Consolas"/>
              </w:rPr>
              <w:t>(</w:t>
            </w:r>
            <w:proofErr w:type="gramEnd"/>
            <w:r w:rsidRPr="00A60279">
              <w:rPr>
                <w:rFonts w:ascii="Consolas" w:hAnsi="Consolas"/>
              </w:rPr>
              <w:t>)</w:t>
            </w:r>
          </w:p>
        </w:tc>
        <w:tc>
          <w:tcPr>
            <w:tcW w:w="2130" w:type="dxa"/>
          </w:tcPr>
          <w:p w14:paraId="3BC6B74A" w14:textId="77777777" w:rsidR="00236914" w:rsidRPr="00A60279" w:rsidRDefault="00236914" w:rsidP="00531EFD">
            <w:pPr>
              <w:spacing w:line="360" w:lineRule="auto"/>
              <w:rPr>
                <w:rFonts w:ascii="Consolas" w:hAnsi="Consolas"/>
              </w:rPr>
            </w:pPr>
            <w:r w:rsidRPr="00A60279">
              <w:rPr>
                <w:rFonts w:ascii="Consolas" w:hAnsi="Consolas"/>
              </w:rPr>
              <w:t>bool</w:t>
            </w:r>
          </w:p>
        </w:tc>
      </w:tr>
      <w:tr w:rsidR="008A1692" w:rsidRPr="00A60279" w14:paraId="3B8F2CA1" w14:textId="77777777" w:rsidTr="00531EFD">
        <w:trPr>
          <w:jc w:val="center"/>
        </w:trPr>
        <w:tc>
          <w:tcPr>
            <w:tcW w:w="2046" w:type="dxa"/>
          </w:tcPr>
          <w:p w14:paraId="2A87CD51" w14:textId="77777777" w:rsidR="008A1692" w:rsidRPr="00A60279" w:rsidRDefault="008A1692" w:rsidP="008A1692">
            <w:pPr>
              <w:spacing w:line="360" w:lineRule="auto"/>
              <w:rPr>
                <w:rFonts w:ascii="Consolas" w:hAnsi="Consolas"/>
              </w:rPr>
            </w:pPr>
            <w:r>
              <w:rPr>
                <w:rFonts w:ascii="Consolas" w:hAnsi="Consolas" w:hint="eastAsia"/>
              </w:rPr>
              <w:t>返回用户注册时间</w:t>
            </w:r>
          </w:p>
        </w:tc>
        <w:tc>
          <w:tcPr>
            <w:tcW w:w="2268" w:type="dxa"/>
          </w:tcPr>
          <w:p w14:paraId="36DC6016" w14:textId="77777777" w:rsidR="008A1692" w:rsidRPr="00A60279" w:rsidRDefault="008A1692" w:rsidP="008A1692">
            <w:pPr>
              <w:spacing w:line="360" w:lineRule="auto"/>
              <w:rPr>
                <w:rFonts w:ascii="Consolas" w:hAnsi="Consolas"/>
              </w:rPr>
            </w:pPr>
            <w:proofErr w:type="spellStart"/>
            <w:proofErr w:type="gramStart"/>
            <w:r>
              <w:rPr>
                <w:rFonts w:ascii="Consolas" w:hAnsi="Consolas" w:hint="eastAsia"/>
              </w:rPr>
              <w:t>getRegister</w:t>
            </w:r>
            <w:r>
              <w:rPr>
                <w:rFonts w:ascii="Consolas" w:hAnsi="Consolas"/>
              </w:rPr>
              <w:t>Time</w:t>
            </w:r>
            <w:proofErr w:type="spellEnd"/>
            <w:r>
              <w:rPr>
                <w:rFonts w:ascii="Consolas" w:hAnsi="Consolas" w:hint="eastAsia"/>
              </w:rPr>
              <w:t>(</w:t>
            </w:r>
            <w:proofErr w:type="gramEnd"/>
            <w:r>
              <w:rPr>
                <w:rFonts w:ascii="Consolas" w:hAnsi="Consolas" w:hint="eastAsia"/>
              </w:rPr>
              <w:t>)</w:t>
            </w:r>
          </w:p>
        </w:tc>
        <w:tc>
          <w:tcPr>
            <w:tcW w:w="2130" w:type="dxa"/>
          </w:tcPr>
          <w:p w14:paraId="3F5F06A8" w14:textId="77777777" w:rsidR="008A1692" w:rsidRPr="00A60279" w:rsidRDefault="008A1692" w:rsidP="008A1692">
            <w:pPr>
              <w:tabs>
                <w:tab w:val="right" w:pos="1914"/>
              </w:tabs>
              <w:spacing w:line="360" w:lineRule="auto"/>
              <w:rPr>
                <w:rFonts w:ascii="Consolas" w:hAnsi="Consolas"/>
              </w:rPr>
            </w:pPr>
            <w:r>
              <w:rPr>
                <w:rFonts w:ascii="Consolas" w:hAnsi="Consolas" w:hint="eastAsia"/>
              </w:rPr>
              <w:t>string</w:t>
            </w:r>
            <w:r>
              <w:rPr>
                <w:rFonts w:ascii="Consolas" w:hAnsi="Consolas"/>
              </w:rPr>
              <w:tab/>
            </w:r>
          </w:p>
        </w:tc>
      </w:tr>
      <w:tr w:rsidR="008A1692" w:rsidRPr="00A60279" w14:paraId="78CA8709" w14:textId="77777777" w:rsidTr="00531EFD">
        <w:trPr>
          <w:jc w:val="center"/>
        </w:trPr>
        <w:tc>
          <w:tcPr>
            <w:tcW w:w="2046" w:type="dxa"/>
          </w:tcPr>
          <w:p w14:paraId="7EAFEEE8" w14:textId="77777777" w:rsidR="008A1692" w:rsidRPr="00A60279" w:rsidRDefault="008A1692" w:rsidP="008A1692">
            <w:pPr>
              <w:spacing w:line="360" w:lineRule="auto"/>
              <w:rPr>
                <w:rFonts w:ascii="Consolas" w:hAnsi="Consolas"/>
              </w:rPr>
            </w:pPr>
            <w:r>
              <w:rPr>
                <w:rFonts w:ascii="Consolas" w:hAnsi="Consolas" w:hint="eastAsia"/>
              </w:rPr>
              <w:t>设置用户注册时间</w:t>
            </w:r>
          </w:p>
        </w:tc>
        <w:tc>
          <w:tcPr>
            <w:tcW w:w="2268" w:type="dxa"/>
          </w:tcPr>
          <w:p w14:paraId="3E6D32FE" w14:textId="77777777" w:rsidR="008A1692" w:rsidRPr="00A60279" w:rsidRDefault="008A1692" w:rsidP="008A1692">
            <w:pPr>
              <w:spacing w:line="360" w:lineRule="auto"/>
              <w:rPr>
                <w:rFonts w:ascii="Consolas" w:hAnsi="Consolas"/>
              </w:rPr>
            </w:pPr>
            <w:proofErr w:type="spellStart"/>
            <w:proofErr w:type="gramStart"/>
            <w:r>
              <w:rPr>
                <w:rFonts w:ascii="Consolas" w:hAnsi="Consolas" w:hint="eastAsia"/>
              </w:rPr>
              <w:t>setRegisterTime</w:t>
            </w:r>
            <w:proofErr w:type="spellEnd"/>
            <w:r>
              <w:rPr>
                <w:rFonts w:ascii="Consolas" w:hAnsi="Consolas" w:hint="eastAsia"/>
              </w:rPr>
              <w:t>(</w:t>
            </w:r>
            <w:proofErr w:type="gramEnd"/>
            <w:r>
              <w:rPr>
                <w:rFonts w:ascii="Consolas" w:hAnsi="Consolas" w:hint="eastAsia"/>
              </w:rPr>
              <w:t>)</w:t>
            </w:r>
          </w:p>
        </w:tc>
        <w:tc>
          <w:tcPr>
            <w:tcW w:w="2130" w:type="dxa"/>
          </w:tcPr>
          <w:p w14:paraId="7E4A05B9" w14:textId="77777777" w:rsidR="008A1692" w:rsidRPr="00A60279" w:rsidRDefault="008A1692" w:rsidP="008A1692">
            <w:pPr>
              <w:spacing w:line="360" w:lineRule="auto"/>
              <w:rPr>
                <w:rFonts w:ascii="Consolas" w:hAnsi="Consolas"/>
              </w:rPr>
            </w:pPr>
            <w:r>
              <w:rPr>
                <w:rFonts w:ascii="Consolas" w:hAnsi="Consolas"/>
              </w:rPr>
              <w:t>B</w:t>
            </w:r>
            <w:r>
              <w:rPr>
                <w:rFonts w:ascii="Consolas" w:hAnsi="Consolas" w:hint="eastAsia"/>
              </w:rPr>
              <w:t>ool</w:t>
            </w:r>
          </w:p>
        </w:tc>
      </w:tr>
      <w:tr w:rsidR="00236914" w:rsidRPr="00A60279" w14:paraId="5F98BC1C" w14:textId="77777777" w:rsidTr="00531EFD">
        <w:trPr>
          <w:jc w:val="center"/>
        </w:trPr>
        <w:tc>
          <w:tcPr>
            <w:tcW w:w="2046" w:type="dxa"/>
          </w:tcPr>
          <w:p w14:paraId="0CAB55CA" w14:textId="77777777" w:rsidR="00236914" w:rsidRDefault="00236914" w:rsidP="00531EFD">
            <w:pPr>
              <w:spacing w:line="360" w:lineRule="auto"/>
              <w:rPr>
                <w:rFonts w:ascii="Consolas" w:hAnsi="Consolas"/>
              </w:rPr>
            </w:pPr>
            <w:r>
              <w:rPr>
                <w:rFonts w:ascii="Consolas" w:hAnsi="Consolas" w:hint="eastAsia"/>
              </w:rPr>
              <w:t>返回用户类型</w:t>
            </w:r>
          </w:p>
        </w:tc>
        <w:tc>
          <w:tcPr>
            <w:tcW w:w="2268" w:type="dxa"/>
          </w:tcPr>
          <w:p w14:paraId="2406E10E" w14:textId="77777777" w:rsidR="00236914" w:rsidRDefault="00236914" w:rsidP="00531EFD">
            <w:pPr>
              <w:spacing w:line="360" w:lineRule="auto"/>
              <w:rPr>
                <w:rFonts w:ascii="Consolas" w:hAnsi="Consolas"/>
              </w:rPr>
            </w:pPr>
            <w:proofErr w:type="spellStart"/>
            <w:proofErr w:type="gramStart"/>
            <w:r>
              <w:rPr>
                <w:rFonts w:ascii="Consolas" w:hAnsi="Consolas" w:hint="eastAsia"/>
              </w:rPr>
              <w:t>getUserType</w:t>
            </w:r>
            <w:proofErr w:type="spellEnd"/>
            <w:r>
              <w:rPr>
                <w:rFonts w:ascii="Consolas" w:hAnsi="Consolas" w:hint="eastAsia"/>
              </w:rPr>
              <w:t>(</w:t>
            </w:r>
            <w:proofErr w:type="gramEnd"/>
            <w:r>
              <w:rPr>
                <w:rFonts w:ascii="Consolas" w:hAnsi="Consolas" w:hint="eastAsia"/>
              </w:rPr>
              <w:t>)</w:t>
            </w:r>
          </w:p>
        </w:tc>
        <w:tc>
          <w:tcPr>
            <w:tcW w:w="2130" w:type="dxa"/>
          </w:tcPr>
          <w:p w14:paraId="36F4922E" w14:textId="77777777" w:rsidR="00236914" w:rsidRDefault="00236914" w:rsidP="00531EFD">
            <w:pPr>
              <w:spacing w:line="360" w:lineRule="auto"/>
              <w:rPr>
                <w:rFonts w:ascii="Consolas" w:hAnsi="Consolas"/>
              </w:rPr>
            </w:pPr>
            <w:r>
              <w:rPr>
                <w:rFonts w:ascii="Consolas" w:hAnsi="Consolas" w:hint="eastAsia"/>
              </w:rPr>
              <w:t>string</w:t>
            </w:r>
          </w:p>
        </w:tc>
      </w:tr>
      <w:tr w:rsidR="00236914" w:rsidRPr="00A60279" w14:paraId="6895290F" w14:textId="77777777" w:rsidTr="00531EFD">
        <w:trPr>
          <w:jc w:val="center"/>
        </w:trPr>
        <w:tc>
          <w:tcPr>
            <w:tcW w:w="2046" w:type="dxa"/>
          </w:tcPr>
          <w:p w14:paraId="0175705E" w14:textId="77777777" w:rsidR="00236914" w:rsidRDefault="00236914" w:rsidP="00531EFD">
            <w:pPr>
              <w:spacing w:line="360" w:lineRule="auto"/>
              <w:rPr>
                <w:rFonts w:ascii="Consolas" w:hAnsi="Consolas"/>
              </w:rPr>
            </w:pPr>
            <w:r>
              <w:rPr>
                <w:rFonts w:ascii="Consolas" w:hAnsi="Consolas" w:hint="eastAsia"/>
              </w:rPr>
              <w:t>设置用户类型</w:t>
            </w:r>
          </w:p>
        </w:tc>
        <w:tc>
          <w:tcPr>
            <w:tcW w:w="2268" w:type="dxa"/>
          </w:tcPr>
          <w:p w14:paraId="116472BC" w14:textId="77777777" w:rsidR="00236914" w:rsidRDefault="00236914" w:rsidP="00531EFD">
            <w:pPr>
              <w:spacing w:line="360" w:lineRule="auto"/>
              <w:rPr>
                <w:rFonts w:ascii="Consolas" w:hAnsi="Consolas"/>
              </w:rPr>
            </w:pPr>
            <w:proofErr w:type="spellStart"/>
            <w:proofErr w:type="gramStart"/>
            <w:r>
              <w:rPr>
                <w:rFonts w:ascii="Consolas" w:hAnsi="Consolas"/>
              </w:rPr>
              <w:t>s</w:t>
            </w:r>
            <w:r>
              <w:rPr>
                <w:rFonts w:ascii="Consolas" w:hAnsi="Consolas" w:hint="eastAsia"/>
              </w:rPr>
              <w:t>et</w:t>
            </w:r>
            <w:r>
              <w:rPr>
                <w:rFonts w:ascii="Consolas" w:hAnsi="Consolas"/>
              </w:rPr>
              <w:t>UserType</w:t>
            </w:r>
            <w:proofErr w:type="spellEnd"/>
            <w:r>
              <w:rPr>
                <w:rFonts w:ascii="Consolas" w:hAnsi="Consolas"/>
              </w:rPr>
              <w:t>(</w:t>
            </w:r>
            <w:proofErr w:type="gramEnd"/>
            <w:r>
              <w:rPr>
                <w:rFonts w:ascii="Consolas" w:hAnsi="Consolas"/>
              </w:rPr>
              <w:t>)</w:t>
            </w:r>
          </w:p>
        </w:tc>
        <w:tc>
          <w:tcPr>
            <w:tcW w:w="2130" w:type="dxa"/>
          </w:tcPr>
          <w:p w14:paraId="55924CB2" w14:textId="77777777" w:rsidR="00236914" w:rsidRDefault="00236914" w:rsidP="00531EFD">
            <w:pPr>
              <w:spacing w:line="360" w:lineRule="auto"/>
              <w:rPr>
                <w:rFonts w:ascii="Consolas" w:hAnsi="Consolas"/>
              </w:rPr>
            </w:pPr>
            <w:r>
              <w:rPr>
                <w:rFonts w:ascii="Consolas" w:hAnsi="Consolas"/>
              </w:rPr>
              <w:t>B</w:t>
            </w:r>
            <w:r>
              <w:rPr>
                <w:rFonts w:ascii="Consolas" w:hAnsi="Consolas" w:hint="eastAsia"/>
              </w:rPr>
              <w:t>ool</w:t>
            </w:r>
          </w:p>
        </w:tc>
      </w:tr>
    </w:tbl>
    <w:p w14:paraId="3D550542" w14:textId="77777777" w:rsidR="00236914" w:rsidRDefault="00236914" w:rsidP="00A76F3F">
      <w:pPr>
        <w:spacing w:line="360" w:lineRule="auto"/>
        <w:rPr>
          <w:rFonts w:ascii="Consolas" w:hAnsi="Consolas"/>
        </w:rPr>
      </w:pPr>
    </w:p>
    <w:p w14:paraId="01B78288" w14:textId="77777777" w:rsidR="00513861" w:rsidRPr="00A60279" w:rsidRDefault="00513861" w:rsidP="00A76F3F">
      <w:pPr>
        <w:spacing w:line="360" w:lineRule="auto"/>
        <w:rPr>
          <w:rFonts w:ascii="Consolas" w:hAnsi="Consolas"/>
        </w:rPr>
      </w:pPr>
      <w:r w:rsidRPr="00A60279">
        <w:rPr>
          <w:rFonts w:ascii="Consolas" w:hAnsi="Consolas"/>
        </w:rPr>
        <w:t xml:space="preserve">  </w:t>
      </w:r>
      <w:r w:rsidRPr="00A60279">
        <w:rPr>
          <w:rFonts w:ascii="Consolas" w:hAnsi="Consolas"/>
        </w:rPr>
        <w:t>类名：</w:t>
      </w:r>
      <w:r w:rsidR="00ED5099">
        <w:rPr>
          <w:rFonts w:ascii="Consolas" w:hAnsi="Consolas" w:hint="eastAsia"/>
        </w:rPr>
        <w:t>Student</w:t>
      </w:r>
    </w:p>
    <w:p w14:paraId="78174ECE" w14:textId="77777777" w:rsidR="00513861" w:rsidRPr="00A60279" w:rsidRDefault="00513861" w:rsidP="00A76F3F">
      <w:pPr>
        <w:spacing w:line="360" w:lineRule="auto"/>
        <w:rPr>
          <w:rFonts w:ascii="Consolas" w:hAnsi="Consolas"/>
        </w:rPr>
      </w:pPr>
      <w:r w:rsidRPr="00A60279">
        <w:rPr>
          <w:rFonts w:ascii="Consolas" w:hAnsi="Consolas"/>
        </w:rPr>
        <w:t xml:space="preserve">  </w:t>
      </w:r>
      <w:r w:rsidRPr="00A60279">
        <w:rPr>
          <w:rFonts w:ascii="Consolas" w:hAnsi="Consolas"/>
        </w:rPr>
        <w:t>操作表如表</w:t>
      </w:r>
      <w:r w:rsidRPr="00A60279">
        <w:rPr>
          <w:rFonts w:ascii="Consolas" w:hAnsi="Consolas"/>
        </w:rPr>
        <w:t>2.</w:t>
      </w:r>
      <w:r w:rsidR="00236914">
        <w:rPr>
          <w:rFonts w:ascii="Consolas" w:hAnsi="Consolas"/>
        </w:rPr>
        <w:t>2.3</w:t>
      </w:r>
      <w:r w:rsidRPr="00A60279">
        <w:rPr>
          <w:rFonts w:ascii="Consolas" w:hAnsi="Consolas"/>
        </w:rPr>
        <w:t>所示：</w:t>
      </w:r>
    </w:p>
    <w:p w14:paraId="313725E8" w14:textId="77777777" w:rsidR="00513861" w:rsidRDefault="00513861" w:rsidP="00A76F3F">
      <w:pPr>
        <w:spacing w:line="360" w:lineRule="auto"/>
        <w:ind w:firstLine="420"/>
        <w:jc w:val="center"/>
        <w:rPr>
          <w:rFonts w:ascii="Consolas" w:hAnsi="Consolas"/>
        </w:rPr>
      </w:pPr>
      <w:r w:rsidRPr="00A60279">
        <w:rPr>
          <w:rFonts w:ascii="Consolas" w:hAnsi="Consolas"/>
        </w:rPr>
        <w:t>表</w:t>
      </w:r>
      <w:r w:rsidRPr="00A60279">
        <w:rPr>
          <w:rFonts w:ascii="Consolas" w:hAnsi="Consolas"/>
        </w:rPr>
        <w:t>2.</w:t>
      </w:r>
      <w:r w:rsidR="005A2EC9" w:rsidRPr="00A60279">
        <w:rPr>
          <w:rFonts w:ascii="Consolas" w:hAnsi="Consolas"/>
        </w:rPr>
        <w:t>2.</w:t>
      </w:r>
      <w:r w:rsidR="00236914">
        <w:rPr>
          <w:rFonts w:ascii="Consolas" w:hAnsi="Consolas"/>
        </w:rPr>
        <w:t>3</w:t>
      </w:r>
      <w:r w:rsidRPr="00A60279">
        <w:rPr>
          <w:rFonts w:ascii="Consolas" w:hAnsi="Consolas"/>
        </w:rPr>
        <w:t xml:space="preserve"> </w:t>
      </w:r>
      <w:r w:rsidR="00ED5099">
        <w:rPr>
          <w:rFonts w:ascii="Consolas" w:hAnsi="Consolas" w:hint="eastAsia"/>
        </w:rPr>
        <w:t>Student</w:t>
      </w:r>
      <w:r w:rsidRPr="00A60279">
        <w:rPr>
          <w:rFonts w:ascii="Consolas" w:hAnsi="Consolas"/>
        </w:rPr>
        <w:t>类操作表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6"/>
        <w:gridCol w:w="2268"/>
        <w:gridCol w:w="2130"/>
      </w:tblGrid>
      <w:tr w:rsidR="00236914" w:rsidRPr="00A60279" w14:paraId="5497DF93" w14:textId="77777777" w:rsidTr="00236914">
        <w:trPr>
          <w:jc w:val="center"/>
        </w:trPr>
        <w:tc>
          <w:tcPr>
            <w:tcW w:w="2046" w:type="dxa"/>
            <w:tcBorders>
              <w:top w:val="single" w:sz="4" w:space="0" w:color="auto"/>
              <w:left w:val="single" w:sz="4" w:space="0" w:color="auto"/>
              <w:bottom w:val="single" w:sz="4" w:space="0" w:color="auto"/>
              <w:right w:val="single" w:sz="4" w:space="0" w:color="auto"/>
            </w:tcBorders>
          </w:tcPr>
          <w:p w14:paraId="2BB6036F" w14:textId="77777777" w:rsidR="00236914" w:rsidRPr="00A60279" w:rsidRDefault="00236914" w:rsidP="00531EFD">
            <w:pPr>
              <w:spacing w:line="360" w:lineRule="auto"/>
              <w:jc w:val="center"/>
              <w:rPr>
                <w:rFonts w:ascii="Consolas" w:hAnsi="Consolas"/>
              </w:rPr>
            </w:pPr>
            <w:r w:rsidRPr="00A60279">
              <w:rPr>
                <w:rFonts w:ascii="Consolas" w:hAnsi="Consolas"/>
              </w:rPr>
              <w:t>中文名</w:t>
            </w:r>
          </w:p>
        </w:tc>
        <w:tc>
          <w:tcPr>
            <w:tcW w:w="2268" w:type="dxa"/>
            <w:tcBorders>
              <w:top w:val="single" w:sz="4" w:space="0" w:color="auto"/>
              <w:left w:val="single" w:sz="4" w:space="0" w:color="auto"/>
              <w:bottom w:val="single" w:sz="4" w:space="0" w:color="auto"/>
              <w:right w:val="single" w:sz="4" w:space="0" w:color="auto"/>
            </w:tcBorders>
          </w:tcPr>
          <w:p w14:paraId="00AE7E1D" w14:textId="77777777" w:rsidR="00236914" w:rsidRPr="00A60279" w:rsidRDefault="00236914" w:rsidP="00531EFD">
            <w:pPr>
              <w:spacing w:line="360" w:lineRule="auto"/>
              <w:jc w:val="center"/>
              <w:rPr>
                <w:rFonts w:ascii="Consolas" w:hAnsi="Consolas"/>
              </w:rPr>
            </w:pPr>
            <w:r w:rsidRPr="00A60279">
              <w:rPr>
                <w:rFonts w:ascii="Consolas" w:hAnsi="Consolas"/>
              </w:rPr>
              <w:t>英文名</w:t>
            </w:r>
          </w:p>
        </w:tc>
        <w:tc>
          <w:tcPr>
            <w:tcW w:w="2130" w:type="dxa"/>
            <w:tcBorders>
              <w:top w:val="single" w:sz="4" w:space="0" w:color="auto"/>
              <w:left w:val="single" w:sz="4" w:space="0" w:color="auto"/>
              <w:bottom w:val="single" w:sz="4" w:space="0" w:color="auto"/>
              <w:right w:val="single" w:sz="4" w:space="0" w:color="auto"/>
            </w:tcBorders>
          </w:tcPr>
          <w:p w14:paraId="4128C845" w14:textId="77777777" w:rsidR="00236914" w:rsidRPr="00A60279" w:rsidRDefault="00236914" w:rsidP="00531EFD">
            <w:pPr>
              <w:spacing w:line="360" w:lineRule="auto"/>
              <w:jc w:val="center"/>
              <w:rPr>
                <w:rFonts w:ascii="Consolas" w:hAnsi="Consolas"/>
              </w:rPr>
            </w:pPr>
            <w:r w:rsidRPr="00A60279">
              <w:rPr>
                <w:rFonts w:ascii="Consolas" w:hAnsi="Consolas"/>
              </w:rPr>
              <w:t>返回值类型</w:t>
            </w:r>
          </w:p>
        </w:tc>
      </w:tr>
      <w:tr w:rsidR="00236914" w:rsidRPr="00A60279" w14:paraId="60188AF7" w14:textId="77777777" w:rsidTr="00236914">
        <w:trPr>
          <w:jc w:val="center"/>
        </w:trPr>
        <w:tc>
          <w:tcPr>
            <w:tcW w:w="2046" w:type="dxa"/>
            <w:tcBorders>
              <w:top w:val="single" w:sz="4" w:space="0" w:color="auto"/>
              <w:left w:val="single" w:sz="4" w:space="0" w:color="auto"/>
              <w:bottom w:val="single" w:sz="4" w:space="0" w:color="auto"/>
              <w:right w:val="single" w:sz="4" w:space="0" w:color="auto"/>
            </w:tcBorders>
          </w:tcPr>
          <w:p w14:paraId="6168EDE8" w14:textId="77777777" w:rsidR="00236914" w:rsidRPr="00A60279" w:rsidRDefault="00236914" w:rsidP="00EB4F1D">
            <w:pPr>
              <w:spacing w:line="360" w:lineRule="auto"/>
              <w:jc w:val="left"/>
              <w:rPr>
                <w:rFonts w:ascii="Consolas" w:hAnsi="Consolas"/>
              </w:rPr>
            </w:pPr>
            <w:r w:rsidRPr="00A60279">
              <w:rPr>
                <w:rFonts w:ascii="Consolas" w:hAnsi="Consolas"/>
              </w:rPr>
              <w:t>添加用户</w:t>
            </w:r>
          </w:p>
        </w:tc>
        <w:tc>
          <w:tcPr>
            <w:tcW w:w="2268" w:type="dxa"/>
            <w:tcBorders>
              <w:top w:val="single" w:sz="4" w:space="0" w:color="auto"/>
              <w:left w:val="single" w:sz="4" w:space="0" w:color="auto"/>
              <w:bottom w:val="single" w:sz="4" w:space="0" w:color="auto"/>
              <w:right w:val="single" w:sz="4" w:space="0" w:color="auto"/>
            </w:tcBorders>
          </w:tcPr>
          <w:p w14:paraId="117BBF84" w14:textId="77777777" w:rsidR="00236914" w:rsidRPr="00A60279" w:rsidRDefault="00236914" w:rsidP="00EB4F1D">
            <w:pPr>
              <w:spacing w:line="360" w:lineRule="auto"/>
              <w:jc w:val="left"/>
              <w:rPr>
                <w:rFonts w:ascii="Consolas" w:hAnsi="Consolas"/>
              </w:rPr>
            </w:pPr>
            <w:proofErr w:type="spellStart"/>
            <w:proofErr w:type="gramStart"/>
            <w:r w:rsidRPr="00A60279">
              <w:rPr>
                <w:rFonts w:ascii="Consolas" w:hAnsi="Consolas"/>
              </w:rPr>
              <w:t>addUser</w:t>
            </w:r>
            <w:proofErr w:type="spellEnd"/>
            <w:r w:rsidRPr="00A60279">
              <w:rPr>
                <w:rFonts w:ascii="Consolas" w:hAnsi="Consolas"/>
              </w:rPr>
              <w:t>(</w:t>
            </w:r>
            <w:proofErr w:type="gramEnd"/>
            <w:r w:rsidRPr="00A60279">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536EE373" w14:textId="77777777" w:rsidR="00236914" w:rsidRPr="00A60279" w:rsidRDefault="00236914" w:rsidP="00EB4F1D">
            <w:pPr>
              <w:spacing w:line="360" w:lineRule="auto"/>
              <w:jc w:val="left"/>
              <w:rPr>
                <w:rFonts w:ascii="Consolas" w:hAnsi="Consolas"/>
              </w:rPr>
            </w:pPr>
            <w:r w:rsidRPr="00A60279">
              <w:rPr>
                <w:rFonts w:ascii="Consolas" w:hAnsi="Consolas"/>
              </w:rPr>
              <w:t>bool</w:t>
            </w:r>
          </w:p>
        </w:tc>
      </w:tr>
      <w:tr w:rsidR="00236914" w:rsidRPr="00A60279" w14:paraId="15E02BBA" w14:textId="77777777" w:rsidTr="00236914">
        <w:trPr>
          <w:jc w:val="center"/>
        </w:trPr>
        <w:tc>
          <w:tcPr>
            <w:tcW w:w="2046" w:type="dxa"/>
            <w:tcBorders>
              <w:top w:val="single" w:sz="4" w:space="0" w:color="auto"/>
              <w:left w:val="single" w:sz="4" w:space="0" w:color="auto"/>
              <w:bottom w:val="single" w:sz="4" w:space="0" w:color="auto"/>
              <w:right w:val="single" w:sz="4" w:space="0" w:color="auto"/>
            </w:tcBorders>
          </w:tcPr>
          <w:p w14:paraId="28981DEB" w14:textId="77777777" w:rsidR="00236914" w:rsidRPr="00A60279" w:rsidRDefault="00236914" w:rsidP="00EB4F1D">
            <w:pPr>
              <w:spacing w:line="360" w:lineRule="auto"/>
              <w:jc w:val="left"/>
              <w:rPr>
                <w:rFonts w:ascii="Consolas" w:hAnsi="Consolas"/>
              </w:rPr>
            </w:pPr>
            <w:r>
              <w:rPr>
                <w:rFonts w:ascii="Consolas" w:hAnsi="Consolas" w:hint="eastAsia"/>
              </w:rPr>
              <w:t>删除用户</w:t>
            </w:r>
          </w:p>
        </w:tc>
        <w:tc>
          <w:tcPr>
            <w:tcW w:w="2268" w:type="dxa"/>
            <w:tcBorders>
              <w:top w:val="single" w:sz="4" w:space="0" w:color="auto"/>
              <w:left w:val="single" w:sz="4" w:space="0" w:color="auto"/>
              <w:bottom w:val="single" w:sz="4" w:space="0" w:color="auto"/>
              <w:right w:val="single" w:sz="4" w:space="0" w:color="auto"/>
            </w:tcBorders>
          </w:tcPr>
          <w:p w14:paraId="6EC08155" w14:textId="77777777" w:rsidR="00236914" w:rsidRPr="00A60279" w:rsidRDefault="00236914" w:rsidP="00EB4F1D">
            <w:pPr>
              <w:spacing w:line="360" w:lineRule="auto"/>
              <w:jc w:val="left"/>
              <w:rPr>
                <w:rFonts w:ascii="Consolas" w:hAnsi="Consolas"/>
              </w:rPr>
            </w:pPr>
            <w:proofErr w:type="spellStart"/>
            <w:proofErr w:type="gramStart"/>
            <w:r>
              <w:rPr>
                <w:rFonts w:ascii="Consolas" w:hAnsi="Consolas" w:hint="eastAsia"/>
              </w:rPr>
              <w:t>dele</w:t>
            </w:r>
            <w:r>
              <w:rPr>
                <w:rFonts w:ascii="Consolas" w:hAnsi="Consolas"/>
              </w:rPr>
              <w:t>teUser</w:t>
            </w:r>
            <w:proofErr w:type="spellEnd"/>
            <w:r>
              <w:rPr>
                <w:rFonts w:ascii="Consolas" w:hAnsi="Consolas"/>
              </w:rPr>
              <w:t>(</w:t>
            </w:r>
            <w:proofErr w:type="gramEnd"/>
            <w:r>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6A2E8639" w14:textId="77777777" w:rsidR="00236914" w:rsidRPr="00A60279" w:rsidRDefault="00236914" w:rsidP="00EB4F1D">
            <w:pPr>
              <w:spacing w:line="360" w:lineRule="auto"/>
              <w:jc w:val="left"/>
              <w:rPr>
                <w:rFonts w:ascii="Consolas" w:hAnsi="Consolas"/>
              </w:rPr>
            </w:pPr>
            <w:r>
              <w:rPr>
                <w:rFonts w:ascii="Consolas" w:hAnsi="Consolas" w:hint="eastAsia"/>
              </w:rPr>
              <w:t>bool</w:t>
            </w:r>
          </w:p>
        </w:tc>
      </w:tr>
      <w:tr w:rsidR="00236914" w:rsidRPr="00A60279" w14:paraId="0E5472FB" w14:textId="77777777" w:rsidTr="00236914">
        <w:trPr>
          <w:jc w:val="center"/>
        </w:trPr>
        <w:tc>
          <w:tcPr>
            <w:tcW w:w="2046" w:type="dxa"/>
            <w:tcBorders>
              <w:top w:val="single" w:sz="4" w:space="0" w:color="auto"/>
              <w:left w:val="single" w:sz="4" w:space="0" w:color="auto"/>
              <w:bottom w:val="single" w:sz="4" w:space="0" w:color="auto"/>
              <w:right w:val="single" w:sz="4" w:space="0" w:color="auto"/>
            </w:tcBorders>
          </w:tcPr>
          <w:p w14:paraId="53FA2B14" w14:textId="77777777" w:rsidR="00236914" w:rsidRPr="00A60279" w:rsidRDefault="00236914" w:rsidP="00EB4F1D">
            <w:pPr>
              <w:spacing w:line="360" w:lineRule="auto"/>
              <w:jc w:val="left"/>
              <w:rPr>
                <w:rFonts w:ascii="Consolas" w:hAnsi="Consolas"/>
              </w:rPr>
            </w:pPr>
            <w:r w:rsidRPr="00A60279">
              <w:rPr>
                <w:rFonts w:ascii="Consolas" w:hAnsi="Consolas"/>
              </w:rPr>
              <w:t>返回用户</w:t>
            </w:r>
            <w:r w:rsidRPr="00A60279">
              <w:rPr>
                <w:rFonts w:ascii="Consolas" w:hAnsi="Consolas"/>
              </w:rPr>
              <w:t>ID</w:t>
            </w:r>
          </w:p>
        </w:tc>
        <w:tc>
          <w:tcPr>
            <w:tcW w:w="2268" w:type="dxa"/>
            <w:tcBorders>
              <w:top w:val="single" w:sz="4" w:space="0" w:color="auto"/>
              <w:left w:val="single" w:sz="4" w:space="0" w:color="auto"/>
              <w:bottom w:val="single" w:sz="4" w:space="0" w:color="auto"/>
              <w:right w:val="single" w:sz="4" w:space="0" w:color="auto"/>
            </w:tcBorders>
          </w:tcPr>
          <w:p w14:paraId="3F53740F" w14:textId="77777777" w:rsidR="00236914" w:rsidRPr="00A60279" w:rsidRDefault="00236914" w:rsidP="00EB4F1D">
            <w:pPr>
              <w:spacing w:line="360" w:lineRule="auto"/>
              <w:jc w:val="left"/>
              <w:rPr>
                <w:rFonts w:ascii="Consolas" w:hAnsi="Consolas"/>
              </w:rPr>
            </w:pPr>
            <w:proofErr w:type="spellStart"/>
            <w:proofErr w:type="gramStart"/>
            <w:r w:rsidRPr="00A60279">
              <w:rPr>
                <w:rFonts w:ascii="Consolas" w:hAnsi="Consolas"/>
              </w:rPr>
              <w:t>getUserID</w:t>
            </w:r>
            <w:proofErr w:type="spellEnd"/>
            <w:r w:rsidRPr="00A60279">
              <w:rPr>
                <w:rFonts w:ascii="Consolas" w:hAnsi="Consolas"/>
              </w:rPr>
              <w:t>(</w:t>
            </w:r>
            <w:proofErr w:type="gramEnd"/>
            <w:r w:rsidRPr="00A60279">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7F983C76" w14:textId="77777777" w:rsidR="00236914" w:rsidRPr="00A60279" w:rsidRDefault="00236914" w:rsidP="00EB4F1D">
            <w:pPr>
              <w:spacing w:line="360" w:lineRule="auto"/>
              <w:jc w:val="left"/>
              <w:rPr>
                <w:rFonts w:ascii="Consolas" w:hAnsi="Consolas"/>
              </w:rPr>
            </w:pPr>
            <w:r w:rsidRPr="00A60279">
              <w:rPr>
                <w:rFonts w:ascii="Consolas" w:hAnsi="Consolas"/>
              </w:rPr>
              <w:t>string</w:t>
            </w:r>
          </w:p>
        </w:tc>
      </w:tr>
      <w:tr w:rsidR="00236914" w:rsidRPr="00A60279" w14:paraId="23827ABF" w14:textId="77777777" w:rsidTr="00236914">
        <w:trPr>
          <w:jc w:val="center"/>
        </w:trPr>
        <w:tc>
          <w:tcPr>
            <w:tcW w:w="2046" w:type="dxa"/>
            <w:tcBorders>
              <w:top w:val="single" w:sz="4" w:space="0" w:color="auto"/>
              <w:left w:val="single" w:sz="4" w:space="0" w:color="auto"/>
              <w:bottom w:val="single" w:sz="4" w:space="0" w:color="auto"/>
              <w:right w:val="single" w:sz="4" w:space="0" w:color="auto"/>
            </w:tcBorders>
          </w:tcPr>
          <w:p w14:paraId="58CBC140" w14:textId="77777777" w:rsidR="00236914" w:rsidRPr="00A60279" w:rsidRDefault="00236914" w:rsidP="00EB4F1D">
            <w:pPr>
              <w:spacing w:line="360" w:lineRule="auto"/>
              <w:jc w:val="left"/>
              <w:rPr>
                <w:rFonts w:ascii="Consolas" w:hAnsi="Consolas"/>
              </w:rPr>
            </w:pPr>
            <w:r w:rsidRPr="00A60279">
              <w:rPr>
                <w:rFonts w:ascii="Consolas" w:hAnsi="Consolas"/>
              </w:rPr>
              <w:t>设置用户</w:t>
            </w:r>
            <w:r w:rsidRPr="00A60279">
              <w:rPr>
                <w:rFonts w:ascii="Consolas" w:hAnsi="Consolas"/>
              </w:rPr>
              <w:t>ID</w:t>
            </w:r>
          </w:p>
        </w:tc>
        <w:tc>
          <w:tcPr>
            <w:tcW w:w="2268" w:type="dxa"/>
            <w:tcBorders>
              <w:top w:val="single" w:sz="4" w:space="0" w:color="auto"/>
              <w:left w:val="single" w:sz="4" w:space="0" w:color="auto"/>
              <w:bottom w:val="single" w:sz="4" w:space="0" w:color="auto"/>
              <w:right w:val="single" w:sz="4" w:space="0" w:color="auto"/>
            </w:tcBorders>
          </w:tcPr>
          <w:p w14:paraId="1BC1ABB0" w14:textId="77777777" w:rsidR="00236914" w:rsidRPr="00A60279" w:rsidRDefault="00236914" w:rsidP="00EB4F1D">
            <w:pPr>
              <w:spacing w:line="360" w:lineRule="auto"/>
              <w:jc w:val="left"/>
              <w:rPr>
                <w:rFonts w:ascii="Consolas" w:hAnsi="Consolas"/>
              </w:rPr>
            </w:pPr>
            <w:proofErr w:type="spellStart"/>
            <w:proofErr w:type="gramStart"/>
            <w:r w:rsidRPr="00A60279">
              <w:rPr>
                <w:rFonts w:ascii="Consolas" w:hAnsi="Consolas"/>
              </w:rPr>
              <w:t>setUserId</w:t>
            </w:r>
            <w:proofErr w:type="spellEnd"/>
            <w:r w:rsidRPr="00A60279">
              <w:rPr>
                <w:rFonts w:ascii="Consolas" w:hAnsi="Consolas"/>
              </w:rPr>
              <w:t>(</w:t>
            </w:r>
            <w:proofErr w:type="gramEnd"/>
            <w:r w:rsidRPr="00A60279">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6FE446F1" w14:textId="77777777" w:rsidR="00236914" w:rsidRPr="00A60279" w:rsidRDefault="00236914" w:rsidP="00EB4F1D">
            <w:pPr>
              <w:spacing w:line="360" w:lineRule="auto"/>
              <w:jc w:val="left"/>
              <w:rPr>
                <w:rFonts w:ascii="Consolas" w:hAnsi="Consolas"/>
              </w:rPr>
            </w:pPr>
            <w:r w:rsidRPr="00A60279">
              <w:rPr>
                <w:rFonts w:ascii="Consolas" w:hAnsi="Consolas"/>
              </w:rPr>
              <w:t>bool</w:t>
            </w:r>
          </w:p>
        </w:tc>
      </w:tr>
      <w:tr w:rsidR="00043E84" w:rsidRPr="00A60279" w14:paraId="34241581" w14:textId="77777777" w:rsidTr="00236914">
        <w:trPr>
          <w:jc w:val="center"/>
        </w:trPr>
        <w:tc>
          <w:tcPr>
            <w:tcW w:w="2046" w:type="dxa"/>
            <w:tcBorders>
              <w:top w:val="single" w:sz="4" w:space="0" w:color="auto"/>
              <w:left w:val="single" w:sz="4" w:space="0" w:color="auto"/>
              <w:bottom w:val="single" w:sz="4" w:space="0" w:color="auto"/>
              <w:right w:val="single" w:sz="4" w:space="0" w:color="auto"/>
            </w:tcBorders>
          </w:tcPr>
          <w:p w14:paraId="5FABBA24" w14:textId="77777777" w:rsidR="00043E84" w:rsidRPr="00A60279" w:rsidRDefault="00043E84" w:rsidP="00EB4F1D">
            <w:pPr>
              <w:spacing w:line="360" w:lineRule="auto"/>
              <w:jc w:val="left"/>
              <w:rPr>
                <w:rFonts w:ascii="Consolas" w:hAnsi="Consolas"/>
              </w:rPr>
            </w:pPr>
            <w:r>
              <w:rPr>
                <w:rFonts w:ascii="Consolas" w:hAnsi="Consolas" w:hint="eastAsia"/>
              </w:rPr>
              <w:t>返回用户昵称</w:t>
            </w:r>
          </w:p>
        </w:tc>
        <w:tc>
          <w:tcPr>
            <w:tcW w:w="2268" w:type="dxa"/>
            <w:tcBorders>
              <w:top w:val="single" w:sz="4" w:space="0" w:color="auto"/>
              <w:left w:val="single" w:sz="4" w:space="0" w:color="auto"/>
              <w:bottom w:val="single" w:sz="4" w:space="0" w:color="auto"/>
              <w:right w:val="single" w:sz="4" w:space="0" w:color="auto"/>
            </w:tcBorders>
          </w:tcPr>
          <w:p w14:paraId="5A10DF3A" w14:textId="77777777" w:rsidR="00043E84" w:rsidRPr="00A60279" w:rsidRDefault="00043E84" w:rsidP="00EB4F1D">
            <w:pPr>
              <w:spacing w:line="360" w:lineRule="auto"/>
              <w:jc w:val="left"/>
              <w:rPr>
                <w:rFonts w:ascii="Consolas" w:hAnsi="Consolas"/>
              </w:rPr>
            </w:pPr>
            <w:proofErr w:type="spellStart"/>
            <w:proofErr w:type="gramStart"/>
            <w:r>
              <w:rPr>
                <w:rFonts w:ascii="Consolas" w:hAnsi="Consolas" w:hint="eastAsia"/>
              </w:rPr>
              <w:t>getUser</w:t>
            </w:r>
            <w:r>
              <w:rPr>
                <w:rFonts w:ascii="Consolas" w:hAnsi="Consolas"/>
              </w:rPr>
              <w:t>NickName</w:t>
            </w:r>
            <w:proofErr w:type="spellEnd"/>
            <w:r>
              <w:rPr>
                <w:rFonts w:ascii="Consolas" w:hAnsi="Consolas" w:hint="eastAsia"/>
              </w:rPr>
              <w:t>(</w:t>
            </w:r>
            <w:proofErr w:type="gramEnd"/>
            <w:r>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5450A057" w14:textId="77777777" w:rsidR="00043E84" w:rsidRPr="00A60279" w:rsidRDefault="00043E84" w:rsidP="00EB4F1D">
            <w:pPr>
              <w:spacing w:line="360" w:lineRule="auto"/>
              <w:jc w:val="left"/>
              <w:rPr>
                <w:rFonts w:ascii="Consolas" w:hAnsi="Consolas"/>
              </w:rPr>
            </w:pPr>
            <w:r>
              <w:rPr>
                <w:rFonts w:ascii="Consolas" w:hAnsi="Consolas" w:hint="eastAsia"/>
              </w:rPr>
              <w:t>s</w:t>
            </w:r>
            <w:r>
              <w:rPr>
                <w:rFonts w:ascii="Consolas" w:hAnsi="Consolas"/>
              </w:rPr>
              <w:t>tring</w:t>
            </w:r>
          </w:p>
        </w:tc>
      </w:tr>
      <w:tr w:rsidR="00043E84" w:rsidRPr="00A60279" w14:paraId="43C8BCC5" w14:textId="77777777" w:rsidTr="00236914">
        <w:trPr>
          <w:jc w:val="center"/>
        </w:trPr>
        <w:tc>
          <w:tcPr>
            <w:tcW w:w="2046" w:type="dxa"/>
            <w:tcBorders>
              <w:top w:val="single" w:sz="4" w:space="0" w:color="auto"/>
              <w:left w:val="single" w:sz="4" w:space="0" w:color="auto"/>
              <w:bottom w:val="single" w:sz="4" w:space="0" w:color="auto"/>
              <w:right w:val="single" w:sz="4" w:space="0" w:color="auto"/>
            </w:tcBorders>
          </w:tcPr>
          <w:p w14:paraId="6759BEEB" w14:textId="77777777" w:rsidR="00043E84" w:rsidRDefault="00043E84" w:rsidP="00EB4F1D">
            <w:pPr>
              <w:spacing w:line="360" w:lineRule="auto"/>
              <w:jc w:val="left"/>
              <w:rPr>
                <w:rFonts w:ascii="Consolas" w:hAnsi="Consolas"/>
              </w:rPr>
            </w:pPr>
            <w:r>
              <w:rPr>
                <w:rFonts w:ascii="Consolas" w:hAnsi="Consolas" w:hint="eastAsia"/>
              </w:rPr>
              <w:t>设置用户昵称</w:t>
            </w:r>
          </w:p>
        </w:tc>
        <w:tc>
          <w:tcPr>
            <w:tcW w:w="2268" w:type="dxa"/>
            <w:tcBorders>
              <w:top w:val="single" w:sz="4" w:space="0" w:color="auto"/>
              <w:left w:val="single" w:sz="4" w:space="0" w:color="auto"/>
              <w:bottom w:val="single" w:sz="4" w:space="0" w:color="auto"/>
              <w:right w:val="single" w:sz="4" w:space="0" w:color="auto"/>
            </w:tcBorders>
          </w:tcPr>
          <w:p w14:paraId="78FE1B07" w14:textId="77777777" w:rsidR="00043E84" w:rsidRDefault="00043E84" w:rsidP="00EB4F1D">
            <w:pPr>
              <w:spacing w:line="360" w:lineRule="auto"/>
              <w:jc w:val="left"/>
              <w:rPr>
                <w:rFonts w:ascii="Consolas" w:hAnsi="Consolas"/>
              </w:rPr>
            </w:pPr>
            <w:proofErr w:type="spellStart"/>
            <w:proofErr w:type="gramStart"/>
            <w:r>
              <w:rPr>
                <w:rFonts w:ascii="Consolas" w:hAnsi="Consolas"/>
              </w:rPr>
              <w:t>setUserNickName</w:t>
            </w:r>
            <w:proofErr w:type="spellEnd"/>
            <w:r>
              <w:rPr>
                <w:rFonts w:ascii="Consolas" w:hAnsi="Consolas"/>
              </w:rPr>
              <w:t>(</w:t>
            </w:r>
            <w:proofErr w:type="gramEnd"/>
            <w:r>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475FDDB1" w14:textId="77777777" w:rsidR="00043E84" w:rsidRDefault="00043E84" w:rsidP="00EB4F1D">
            <w:pPr>
              <w:spacing w:line="360" w:lineRule="auto"/>
              <w:jc w:val="left"/>
              <w:rPr>
                <w:rFonts w:ascii="Consolas" w:hAnsi="Consolas"/>
              </w:rPr>
            </w:pPr>
            <w:r>
              <w:rPr>
                <w:rFonts w:ascii="Consolas" w:hAnsi="Consolas" w:hint="eastAsia"/>
              </w:rPr>
              <w:t>b</w:t>
            </w:r>
            <w:r>
              <w:rPr>
                <w:rFonts w:ascii="Consolas" w:hAnsi="Consolas"/>
              </w:rPr>
              <w:t>ool</w:t>
            </w:r>
          </w:p>
        </w:tc>
      </w:tr>
      <w:tr w:rsidR="00236914" w:rsidRPr="00A60279" w14:paraId="12504BEB" w14:textId="77777777" w:rsidTr="00236914">
        <w:trPr>
          <w:jc w:val="center"/>
        </w:trPr>
        <w:tc>
          <w:tcPr>
            <w:tcW w:w="2046" w:type="dxa"/>
            <w:tcBorders>
              <w:top w:val="single" w:sz="4" w:space="0" w:color="auto"/>
              <w:left w:val="single" w:sz="4" w:space="0" w:color="auto"/>
              <w:bottom w:val="single" w:sz="4" w:space="0" w:color="auto"/>
              <w:right w:val="single" w:sz="4" w:space="0" w:color="auto"/>
            </w:tcBorders>
          </w:tcPr>
          <w:p w14:paraId="06FEB9DF" w14:textId="77777777" w:rsidR="00236914" w:rsidRPr="00A60279" w:rsidRDefault="00236914" w:rsidP="00EB4F1D">
            <w:pPr>
              <w:spacing w:line="360" w:lineRule="auto"/>
              <w:jc w:val="left"/>
              <w:rPr>
                <w:rFonts w:ascii="Consolas" w:hAnsi="Consolas"/>
              </w:rPr>
            </w:pPr>
            <w:r>
              <w:rPr>
                <w:rFonts w:ascii="Consolas" w:hAnsi="Consolas" w:hint="eastAsia"/>
              </w:rPr>
              <w:t>返回用户邮箱</w:t>
            </w:r>
          </w:p>
        </w:tc>
        <w:tc>
          <w:tcPr>
            <w:tcW w:w="2268" w:type="dxa"/>
            <w:tcBorders>
              <w:top w:val="single" w:sz="4" w:space="0" w:color="auto"/>
              <w:left w:val="single" w:sz="4" w:space="0" w:color="auto"/>
              <w:bottom w:val="single" w:sz="4" w:space="0" w:color="auto"/>
              <w:right w:val="single" w:sz="4" w:space="0" w:color="auto"/>
            </w:tcBorders>
          </w:tcPr>
          <w:p w14:paraId="752D4D7E" w14:textId="77777777" w:rsidR="00236914" w:rsidRPr="00A60279" w:rsidRDefault="00236914" w:rsidP="00EB4F1D">
            <w:pPr>
              <w:spacing w:line="360" w:lineRule="auto"/>
              <w:jc w:val="left"/>
              <w:rPr>
                <w:rFonts w:ascii="Consolas" w:hAnsi="Consolas"/>
              </w:rPr>
            </w:pPr>
            <w:proofErr w:type="spellStart"/>
            <w:proofErr w:type="gramStart"/>
            <w:r>
              <w:rPr>
                <w:rFonts w:ascii="Consolas" w:hAnsi="Consolas" w:hint="eastAsia"/>
              </w:rPr>
              <w:t>getUser</w:t>
            </w:r>
            <w:r>
              <w:rPr>
                <w:rFonts w:ascii="Consolas" w:hAnsi="Consolas"/>
              </w:rPr>
              <w:t>Email</w:t>
            </w:r>
            <w:proofErr w:type="spellEnd"/>
            <w:r>
              <w:rPr>
                <w:rFonts w:ascii="Consolas" w:hAnsi="Consolas"/>
              </w:rPr>
              <w:t>(</w:t>
            </w:r>
            <w:proofErr w:type="gramEnd"/>
            <w:r>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6602BE6D" w14:textId="77777777" w:rsidR="00236914" w:rsidRPr="00A60279" w:rsidRDefault="00236914" w:rsidP="00EB4F1D">
            <w:pPr>
              <w:spacing w:line="360" w:lineRule="auto"/>
              <w:jc w:val="left"/>
              <w:rPr>
                <w:rFonts w:ascii="Consolas" w:hAnsi="Consolas"/>
              </w:rPr>
            </w:pPr>
            <w:r>
              <w:rPr>
                <w:rFonts w:ascii="Consolas" w:hAnsi="Consolas" w:hint="eastAsia"/>
              </w:rPr>
              <w:t>string</w:t>
            </w:r>
          </w:p>
        </w:tc>
      </w:tr>
      <w:tr w:rsidR="00236914" w:rsidRPr="00A60279" w14:paraId="03CC61D7" w14:textId="77777777" w:rsidTr="00236914">
        <w:trPr>
          <w:jc w:val="center"/>
        </w:trPr>
        <w:tc>
          <w:tcPr>
            <w:tcW w:w="2046" w:type="dxa"/>
            <w:tcBorders>
              <w:top w:val="single" w:sz="4" w:space="0" w:color="auto"/>
              <w:left w:val="single" w:sz="4" w:space="0" w:color="auto"/>
              <w:bottom w:val="single" w:sz="4" w:space="0" w:color="auto"/>
              <w:right w:val="single" w:sz="4" w:space="0" w:color="auto"/>
            </w:tcBorders>
          </w:tcPr>
          <w:p w14:paraId="2D7D3490" w14:textId="77777777" w:rsidR="00236914" w:rsidRDefault="00236914" w:rsidP="00EB4F1D">
            <w:pPr>
              <w:spacing w:line="360" w:lineRule="auto"/>
              <w:jc w:val="left"/>
              <w:rPr>
                <w:rFonts w:ascii="Consolas" w:hAnsi="Consolas"/>
              </w:rPr>
            </w:pPr>
            <w:r>
              <w:rPr>
                <w:rFonts w:ascii="Consolas" w:hAnsi="Consolas" w:hint="eastAsia"/>
              </w:rPr>
              <w:t>设置用户邮箱</w:t>
            </w:r>
          </w:p>
        </w:tc>
        <w:tc>
          <w:tcPr>
            <w:tcW w:w="2268" w:type="dxa"/>
            <w:tcBorders>
              <w:top w:val="single" w:sz="4" w:space="0" w:color="auto"/>
              <w:left w:val="single" w:sz="4" w:space="0" w:color="auto"/>
              <w:bottom w:val="single" w:sz="4" w:space="0" w:color="auto"/>
              <w:right w:val="single" w:sz="4" w:space="0" w:color="auto"/>
            </w:tcBorders>
          </w:tcPr>
          <w:p w14:paraId="37564903" w14:textId="77777777" w:rsidR="00236914" w:rsidRDefault="00236914" w:rsidP="00EB4F1D">
            <w:pPr>
              <w:spacing w:line="360" w:lineRule="auto"/>
              <w:jc w:val="left"/>
              <w:rPr>
                <w:rFonts w:ascii="Consolas" w:hAnsi="Consolas"/>
              </w:rPr>
            </w:pPr>
            <w:proofErr w:type="spellStart"/>
            <w:proofErr w:type="gramStart"/>
            <w:r>
              <w:rPr>
                <w:rFonts w:ascii="Consolas" w:hAnsi="Consolas" w:hint="eastAsia"/>
              </w:rPr>
              <w:t>setUserEmail</w:t>
            </w:r>
            <w:proofErr w:type="spellEnd"/>
            <w:r>
              <w:rPr>
                <w:rFonts w:ascii="Consolas" w:hAnsi="Consolas" w:hint="eastAsia"/>
              </w:rPr>
              <w:t>(</w:t>
            </w:r>
            <w:proofErr w:type="gramEnd"/>
            <w:r>
              <w:rPr>
                <w:rFonts w:ascii="Consolas" w:hAnsi="Consolas" w:hint="eastAsia"/>
              </w:rPr>
              <w:t>)</w:t>
            </w:r>
          </w:p>
        </w:tc>
        <w:tc>
          <w:tcPr>
            <w:tcW w:w="2130" w:type="dxa"/>
            <w:tcBorders>
              <w:top w:val="single" w:sz="4" w:space="0" w:color="auto"/>
              <w:left w:val="single" w:sz="4" w:space="0" w:color="auto"/>
              <w:bottom w:val="single" w:sz="4" w:space="0" w:color="auto"/>
              <w:right w:val="single" w:sz="4" w:space="0" w:color="auto"/>
            </w:tcBorders>
          </w:tcPr>
          <w:p w14:paraId="043BC39F" w14:textId="77777777" w:rsidR="00236914" w:rsidRDefault="00236914" w:rsidP="00EB4F1D">
            <w:pPr>
              <w:spacing w:line="360" w:lineRule="auto"/>
              <w:jc w:val="left"/>
              <w:rPr>
                <w:rFonts w:ascii="Consolas" w:hAnsi="Consolas"/>
              </w:rPr>
            </w:pPr>
            <w:r>
              <w:rPr>
                <w:rFonts w:ascii="Consolas" w:hAnsi="Consolas"/>
              </w:rPr>
              <w:t>B</w:t>
            </w:r>
            <w:r>
              <w:rPr>
                <w:rFonts w:ascii="Consolas" w:hAnsi="Consolas" w:hint="eastAsia"/>
              </w:rPr>
              <w:t>ool</w:t>
            </w:r>
          </w:p>
        </w:tc>
      </w:tr>
      <w:tr w:rsidR="00236914" w:rsidRPr="00A60279" w14:paraId="50602B36" w14:textId="77777777" w:rsidTr="00236914">
        <w:trPr>
          <w:jc w:val="center"/>
        </w:trPr>
        <w:tc>
          <w:tcPr>
            <w:tcW w:w="2046" w:type="dxa"/>
            <w:tcBorders>
              <w:top w:val="single" w:sz="4" w:space="0" w:color="auto"/>
              <w:left w:val="single" w:sz="4" w:space="0" w:color="auto"/>
              <w:bottom w:val="single" w:sz="4" w:space="0" w:color="auto"/>
              <w:right w:val="single" w:sz="4" w:space="0" w:color="auto"/>
            </w:tcBorders>
          </w:tcPr>
          <w:p w14:paraId="52D215A0" w14:textId="77777777" w:rsidR="00236914" w:rsidRPr="00A60279" w:rsidRDefault="00236914" w:rsidP="00EB4F1D">
            <w:pPr>
              <w:spacing w:line="360" w:lineRule="auto"/>
              <w:jc w:val="left"/>
              <w:rPr>
                <w:rFonts w:ascii="Consolas" w:hAnsi="Consolas"/>
              </w:rPr>
            </w:pPr>
            <w:r w:rsidRPr="00A60279">
              <w:rPr>
                <w:rFonts w:ascii="Consolas" w:hAnsi="Consolas"/>
              </w:rPr>
              <w:t>返回用户密码</w:t>
            </w:r>
          </w:p>
        </w:tc>
        <w:tc>
          <w:tcPr>
            <w:tcW w:w="2268" w:type="dxa"/>
            <w:tcBorders>
              <w:top w:val="single" w:sz="4" w:space="0" w:color="auto"/>
              <w:left w:val="single" w:sz="4" w:space="0" w:color="auto"/>
              <w:bottom w:val="single" w:sz="4" w:space="0" w:color="auto"/>
              <w:right w:val="single" w:sz="4" w:space="0" w:color="auto"/>
            </w:tcBorders>
          </w:tcPr>
          <w:p w14:paraId="60946E85" w14:textId="77777777" w:rsidR="00236914" w:rsidRPr="00A60279" w:rsidRDefault="00236914" w:rsidP="00EB4F1D">
            <w:pPr>
              <w:spacing w:line="360" w:lineRule="auto"/>
              <w:jc w:val="left"/>
              <w:rPr>
                <w:rFonts w:ascii="Consolas" w:hAnsi="Consolas"/>
              </w:rPr>
            </w:pPr>
            <w:proofErr w:type="spellStart"/>
            <w:proofErr w:type="gramStart"/>
            <w:r w:rsidRPr="00A60279">
              <w:rPr>
                <w:rFonts w:ascii="Consolas" w:hAnsi="Consolas"/>
              </w:rPr>
              <w:t>getUserPassword</w:t>
            </w:r>
            <w:proofErr w:type="spellEnd"/>
            <w:r w:rsidRPr="00A60279">
              <w:rPr>
                <w:rFonts w:ascii="Consolas" w:hAnsi="Consolas"/>
              </w:rPr>
              <w:t>(</w:t>
            </w:r>
            <w:proofErr w:type="gramEnd"/>
            <w:r w:rsidRPr="00A60279">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3960C486" w14:textId="77777777" w:rsidR="00236914" w:rsidRPr="00A60279" w:rsidRDefault="00236914" w:rsidP="00EB4F1D">
            <w:pPr>
              <w:spacing w:line="360" w:lineRule="auto"/>
              <w:jc w:val="left"/>
              <w:rPr>
                <w:rFonts w:ascii="Consolas" w:hAnsi="Consolas"/>
              </w:rPr>
            </w:pPr>
            <w:r w:rsidRPr="00A60279">
              <w:rPr>
                <w:rFonts w:ascii="Consolas" w:hAnsi="Consolas"/>
              </w:rPr>
              <w:t>String</w:t>
            </w:r>
          </w:p>
        </w:tc>
      </w:tr>
      <w:tr w:rsidR="00236914" w:rsidRPr="00A60279" w14:paraId="78B59715" w14:textId="77777777" w:rsidTr="00236914">
        <w:trPr>
          <w:jc w:val="center"/>
        </w:trPr>
        <w:tc>
          <w:tcPr>
            <w:tcW w:w="2046" w:type="dxa"/>
            <w:tcBorders>
              <w:top w:val="single" w:sz="4" w:space="0" w:color="auto"/>
              <w:left w:val="single" w:sz="4" w:space="0" w:color="auto"/>
              <w:bottom w:val="single" w:sz="4" w:space="0" w:color="auto"/>
              <w:right w:val="single" w:sz="4" w:space="0" w:color="auto"/>
            </w:tcBorders>
          </w:tcPr>
          <w:p w14:paraId="14668AFD" w14:textId="77777777" w:rsidR="00236914" w:rsidRPr="00A60279" w:rsidRDefault="00236914" w:rsidP="00EB4F1D">
            <w:pPr>
              <w:spacing w:line="360" w:lineRule="auto"/>
              <w:jc w:val="left"/>
              <w:rPr>
                <w:rFonts w:ascii="Consolas" w:hAnsi="Consolas"/>
              </w:rPr>
            </w:pPr>
            <w:r w:rsidRPr="00A60279">
              <w:rPr>
                <w:rFonts w:ascii="Consolas" w:hAnsi="Consolas"/>
              </w:rPr>
              <w:t>设置用户密码</w:t>
            </w:r>
          </w:p>
        </w:tc>
        <w:tc>
          <w:tcPr>
            <w:tcW w:w="2268" w:type="dxa"/>
            <w:tcBorders>
              <w:top w:val="single" w:sz="4" w:space="0" w:color="auto"/>
              <w:left w:val="single" w:sz="4" w:space="0" w:color="auto"/>
              <w:bottom w:val="single" w:sz="4" w:space="0" w:color="auto"/>
              <w:right w:val="single" w:sz="4" w:space="0" w:color="auto"/>
            </w:tcBorders>
          </w:tcPr>
          <w:p w14:paraId="3CEED39E" w14:textId="77777777" w:rsidR="00236914" w:rsidRPr="00A60279" w:rsidRDefault="00236914" w:rsidP="00EB4F1D">
            <w:pPr>
              <w:spacing w:line="360" w:lineRule="auto"/>
              <w:jc w:val="left"/>
              <w:rPr>
                <w:rFonts w:ascii="Consolas" w:hAnsi="Consolas"/>
              </w:rPr>
            </w:pPr>
            <w:proofErr w:type="spellStart"/>
            <w:proofErr w:type="gramStart"/>
            <w:r w:rsidRPr="00A60279">
              <w:rPr>
                <w:rFonts w:ascii="Consolas" w:hAnsi="Consolas"/>
              </w:rPr>
              <w:t>setUserPassword</w:t>
            </w:r>
            <w:proofErr w:type="spellEnd"/>
            <w:r w:rsidRPr="00A60279">
              <w:rPr>
                <w:rFonts w:ascii="Consolas" w:hAnsi="Consolas"/>
              </w:rPr>
              <w:t>(</w:t>
            </w:r>
            <w:proofErr w:type="gramEnd"/>
            <w:r w:rsidRPr="00A60279">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313927B8" w14:textId="77777777" w:rsidR="00236914" w:rsidRPr="00A60279" w:rsidRDefault="00236914" w:rsidP="00EB4F1D">
            <w:pPr>
              <w:spacing w:line="360" w:lineRule="auto"/>
              <w:jc w:val="left"/>
              <w:rPr>
                <w:rFonts w:ascii="Consolas" w:hAnsi="Consolas"/>
              </w:rPr>
            </w:pPr>
            <w:r w:rsidRPr="00A60279">
              <w:rPr>
                <w:rFonts w:ascii="Consolas" w:hAnsi="Consolas"/>
              </w:rPr>
              <w:t>bool</w:t>
            </w:r>
          </w:p>
        </w:tc>
      </w:tr>
      <w:tr w:rsidR="008A1692" w:rsidRPr="00A60279" w14:paraId="1982A667" w14:textId="77777777" w:rsidTr="00236914">
        <w:trPr>
          <w:jc w:val="center"/>
        </w:trPr>
        <w:tc>
          <w:tcPr>
            <w:tcW w:w="2046" w:type="dxa"/>
            <w:tcBorders>
              <w:top w:val="single" w:sz="4" w:space="0" w:color="auto"/>
              <w:left w:val="single" w:sz="4" w:space="0" w:color="auto"/>
              <w:bottom w:val="single" w:sz="4" w:space="0" w:color="auto"/>
              <w:right w:val="single" w:sz="4" w:space="0" w:color="auto"/>
            </w:tcBorders>
          </w:tcPr>
          <w:p w14:paraId="6971E747" w14:textId="77777777" w:rsidR="008A1692" w:rsidRPr="00A60279" w:rsidRDefault="008A1692" w:rsidP="008A1692">
            <w:pPr>
              <w:spacing w:line="360" w:lineRule="auto"/>
              <w:rPr>
                <w:rFonts w:ascii="Consolas" w:hAnsi="Consolas"/>
              </w:rPr>
            </w:pPr>
            <w:r>
              <w:rPr>
                <w:rFonts w:ascii="Consolas" w:hAnsi="Consolas" w:hint="eastAsia"/>
              </w:rPr>
              <w:t>返回用户注册时间</w:t>
            </w:r>
          </w:p>
        </w:tc>
        <w:tc>
          <w:tcPr>
            <w:tcW w:w="2268" w:type="dxa"/>
            <w:tcBorders>
              <w:top w:val="single" w:sz="4" w:space="0" w:color="auto"/>
              <w:left w:val="single" w:sz="4" w:space="0" w:color="auto"/>
              <w:bottom w:val="single" w:sz="4" w:space="0" w:color="auto"/>
              <w:right w:val="single" w:sz="4" w:space="0" w:color="auto"/>
            </w:tcBorders>
          </w:tcPr>
          <w:p w14:paraId="51C2894D" w14:textId="77777777" w:rsidR="008A1692" w:rsidRPr="00A60279" w:rsidRDefault="008A1692" w:rsidP="008A1692">
            <w:pPr>
              <w:spacing w:line="360" w:lineRule="auto"/>
              <w:rPr>
                <w:rFonts w:ascii="Consolas" w:hAnsi="Consolas"/>
              </w:rPr>
            </w:pPr>
            <w:proofErr w:type="spellStart"/>
            <w:proofErr w:type="gramStart"/>
            <w:r>
              <w:rPr>
                <w:rFonts w:ascii="Consolas" w:hAnsi="Consolas" w:hint="eastAsia"/>
              </w:rPr>
              <w:t>getRegister</w:t>
            </w:r>
            <w:r>
              <w:rPr>
                <w:rFonts w:ascii="Consolas" w:hAnsi="Consolas"/>
              </w:rPr>
              <w:t>Time</w:t>
            </w:r>
            <w:proofErr w:type="spellEnd"/>
            <w:r>
              <w:rPr>
                <w:rFonts w:ascii="Consolas" w:hAnsi="Consolas" w:hint="eastAsia"/>
              </w:rPr>
              <w:t>(</w:t>
            </w:r>
            <w:proofErr w:type="gramEnd"/>
            <w:r>
              <w:rPr>
                <w:rFonts w:ascii="Consolas" w:hAnsi="Consolas" w:hint="eastAsia"/>
              </w:rPr>
              <w:t>)</w:t>
            </w:r>
          </w:p>
        </w:tc>
        <w:tc>
          <w:tcPr>
            <w:tcW w:w="2130" w:type="dxa"/>
            <w:tcBorders>
              <w:top w:val="single" w:sz="4" w:space="0" w:color="auto"/>
              <w:left w:val="single" w:sz="4" w:space="0" w:color="auto"/>
              <w:bottom w:val="single" w:sz="4" w:space="0" w:color="auto"/>
              <w:right w:val="single" w:sz="4" w:space="0" w:color="auto"/>
            </w:tcBorders>
          </w:tcPr>
          <w:p w14:paraId="2F1A2824" w14:textId="77777777" w:rsidR="008A1692" w:rsidRPr="00A60279" w:rsidRDefault="008A1692" w:rsidP="008A1692">
            <w:pPr>
              <w:tabs>
                <w:tab w:val="right" w:pos="1914"/>
              </w:tabs>
              <w:spacing w:line="360" w:lineRule="auto"/>
              <w:rPr>
                <w:rFonts w:ascii="Consolas" w:hAnsi="Consolas"/>
              </w:rPr>
            </w:pPr>
            <w:r>
              <w:rPr>
                <w:rFonts w:ascii="Consolas" w:hAnsi="Consolas" w:hint="eastAsia"/>
              </w:rPr>
              <w:t>string</w:t>
            </w:r>
            <w:r>
              <w:rPr>
                <w:rFonts w:ascii="Consolas" w:hAnsi="Consolas"/>
              </w:rPr>
              <w:tab/>
            </w:r>
          </w:p>
        </w:tc>
      </w:tr>
      <w:tr w:rsidR="008A1692" w:rsidRPr="00A60279" w14:paraId="3054238F" w14:textId="77777777" w:rsidTr="00236914">
        <w:trPr>
          <w:jc w:val="center"/>
        </w:trPr>
        <w:tc>
          <w:tcPr>
            <w:tcW w:w="2046" w:type="dxa"/>
            <w:tcBorders>
              <w:top w:val="single" w:sz="4" w:space="0" w:color="auto"/>
              <w:left w:val="single" w:sz="4" w:space="0" w:color="auto"/>
              <w:bottom w:val="single" w:sz="4" w:space="0" w:color="auto"/>
              <w:right w:val="single" w:sz="4" w:space="0" w:color="auto"/>
            </w:tcBorders>
          </w:tcPr>
          <w:p w14:paraId="44366F2C" w14:textId="77777777" w:rsidR="008A1692" w:rsidRPr="00A60279" w:rsidRDefault="008A1692" w:rsidP="008A1692">
            <w:pPr>
              <w:spacing w:line="360" w:lineRule="auto"/>
              <w:rPr>
                <w:rFonts w:ascii="Consolas" w:hAnsi="Consolas"/>
              </w:rPr>
            </w:pPr>
            <w:r>
              <w:rPr>
                <w:rFonts w:ascii="Consolas" w:hAnsi="Consolas" w:hint="eastAsia"/>
              </w:rPr>
              <w:t>设置用户注册时间</w:t>
            </w:r>
          </w:p>
        </w:tc>
        <w:tc>
          <w:tcPr>
            <w:tcW w:w="2268" w:type="dxa"/>
            <w:tcBorders>
              <w:top w:val="single" w:sz="4" w:space="0" w:color="auto"/>
              <w:left w:val="single" w:sz="4" w:space="0" w:color="auto"/>
              <w:bottom w:val="single" w:sz="4" w:space="0" w:color="auto"/>
              <w:right w:val="single" w:sz="4" w:space="0" w:color="auto"/>
            </w:tcBorders>
          </w:tcPr>
          <w:p w14:paraId="7753B5D6" w14:textId="77777777" w:rsidR="008A1692" w:rsidRPr="00A60279" w:rsidRDefault="008A1692" w:rsidP="008A1692">
            <w:pPr>
              <w:spacing w:line="360" w:lineRule="auto"/>
              <w:rPr>
                <w:rFonts w:ascii="Consolas" w:hAnsi="Consolas"/>
              </w:rPr>
            </w:pPr>
            <w:proofErr w:type="spellStart"/>
            <w:proofErr w:type="gramStart"/>
            <w:r>
              <w:rPr>
                <w:rFonts w:ascii="Consolas" w:hAnsi="Consolas" w:hint="eastAsia"/>
              </w:rPr>
              <w:t>setRegisterTime</w:t>
            </w:r>
            <w:proofErr w:type="spellEnd"/>
            <w:r>
              <w:rPr>
                <w:rFonts w:ascii="Consolas" w:hAnsi="Consolas" w:hint="eastAsia"/>
              </w:rPr>
              <w:t>(</w:t>
            </w:r>
            <w:proofErr w:type="gramEnd"/>
            <w:r>
              <w:rPr>
                <w:rFonts w:ascii="Consolas" w:hAnsi="Consolas" w:hint="eastAsia"/>
              </w:rPr>
              <w:t>)</w:t>
            </w:r>
          </w:p>
        </w:tc>
        <w:tc>
          <w:tcPr>
            <w:tcW w:w="2130" w:type="dxa"/>
            <w:tcBorders>
              <w:top w:val="single" w:sz="4" w:space="0" w:color="auto"/>
              <w:left w:val="single" w:sz="4" w:space="0" w:color="auto"/>
              <w:bottom w:val="single" w:sz="4" w:space="0" w:color="auto"/>
              <w:right w:val="single" w:sz="4" w:space="0" w:color="auto"/>
            </w:tcBorders>
          </w:tcPr>
          <w:p w14:paraId="6173BE30" w14:textId="77777777" w:rsidR="008A1692" w:rsidRPr="00A60279" w:rsidRDefault="008A1692" w:rsidP="008A1692">
            <w:pPr>
              <w:spacing w:line="360" w:lineRule="auto"/>
              <w:rPr>
                <w:rFonts w:ascii="Consolas" w:hAnsi="Consolas"/>
              </w:rPr>
            </w:pPr>
            <w:r>
              <w:rPr>
                <w:rFonts w:ascii="Consolas" w:hAnsi="Consolas"/>
              </w:rPr>
              <w:t>B</w:t>
            </w:r>
            <w:r>
              <w:rPr>
                <w:rFonts w:ascii="Consolas" w:hAnsi="Consolas" w:hint="eastAsia"/>
              </w:rPr>
              <w:t>ool</w:t>
            </w:r>
          </w:p>
        </w:tc>
      </w:tr>
      <w:tr w:rsidR="00236914" w14:paraId="2D9740B3" w14:textId="77777777" w:rsidTr="00236914">
        <w:trPr>
          <w:jc w:val="center"/>
        </w:trPr>
        <w:tc>
          <w:tcPr>
            <w:tcW w:w="2046" w:type="dxa"/>
            <w:tcBorders>
              <w:top w:val="single" w:sz="4" w:space="0" w:color="auto"/>
              <w:left w:val="single" w:sz="4" w:space="0" w:color="auto"/>
              <w:bottom w:val="single" w:sz="4" w:space="0" w:color="auto"/>
              <w:right w:val="single" w:sz="4" w:space="0" w:color="auto"/>
            </w:tcBorders>
          </w:tcPr>
          <w:p w14:paraId="26E502E9" w14:textId="77777777" w:rsidR="00236914" w:rsidRDefault="00236914" w:rsidP="00EB4F1D">
            <w:pPr>
              <w:spacing w:line="360" w:lineRule="auto"/>
              <w:jc w:val="left"/>
              <w:rPr>
                <w:rFonts w:ascii="Consolas" w:hAnsi="Consolas"/>
              </w:rPr>
            </w:pPr>
            <w:r>
              <w:rPr>
                <w:rFonts w:ascii="Consolas" w:hAnsi="Consolas" w:hint="eastAsia"/>
              </w:rPr>
              <w:t>返回用户类型</w:t>
            </w:r>
          </w:p>
        </w:tc>
        <w:tc>
          <w:tcPr>
            <w:tcW w:w="2268" w:type="dxa"/>
            <w:tcBorders>
              <w:top w:val="single" w:sz="4" w:space="0" w:color="auto"/>
              <w:left w:val="single" w:sz="4" w:space="0" w:color="auto"/>
              <w:bottom w:val="single" w:sz="4" w:space="0" w:color="auto"/>
              <w:right w:val="single" w:sz="4" w:space="0" w:color="auto"/>
            </w:tcBorders>
          </w:tcPr>
          <w:p w14:paraId="3AAD75F1" w14:textId="77777777" w:rsidR="00236914" w:rsidRDefault="00236914" w:rsidP="00EB4F1D">
            <w:pPr>
              <w:spacing w:line="360" w:lineRule="auto"/>
              <w:jc w:val="left"/>
              <w:rPr>
                <w:rFonts w:ascii="Consolas" w:hAnsi="Consolas"/>
              </w:rPr>
            </w:pPr>
            <w:proofErr w:type="spellStart"/>
            <w:proofErr w:type="gramStart"/>
            <w:r>
              <w:rPr>
                <w:rFonts w:ascii="Consolas" w:hAnsi="Consolas" w:hint="eastAsia"/>
              </w:rPr>
              <w:t>getUserType</w:t>
            </w:r>
            <w:proofErr w:type="spellEnd"/>
            <w:r>
              <w:rPr>
                <w:rFonts w:ascii="Consolas" w:hAnsi="Consolas" w:hint="eastAsia"/>
              </w:rPr>
              <w:t>(</w:t>
            </w:r>
            <w:proofErr w:type="gramEnd"/>
            <w:r>
              <w:rPr>
                <w:rFonts w:ascii="Consolas" w:hAnsi="Consolas" w:hint="eastAsia"/>
              </w:rPr>
              <w:t>)</w:t>
            </w:r>
          </w:p>
        </w:tc>
        <w:tc>
          <w:tcPr>
            <w:tcW w:w="2130" w:type="dxa"/>
            <w:tcBorders>
              <w:top w:val="single" w:sz="4" w:space="0" w:color="auto"/>
              <w:left w:val="single" w:sz="4" w:space="0" w:color="auto"/>
              <w:bottom w:val="single" w:sz="4" w:space="0" w:color="auto"/>
              <w:right w:val="single" w:sz="4" w:space="0" w:color="auto"/>
            </w:tcBorders>
          </w:tcPr>
          <w:p w14:paraId="2B927B77" w14:textId="77777777" w:rsidR="00236914" w:rsidRDefault="00236914" w:rsidP="00EB4F1D">
            <w:pPr>
              <w:spacing w:line="360" w:lineRule="auto"/>
              <w:jc w:val="left"/>
              <w:rPr>
                <w:rFonts w:ascii="Consolas" w:hAnsi="Consolas"/>
              </w:rPr>
            </w:pPr>
            <w:r>
              <w:rPr>
                <w:rFonts w:ascii="Consolas" w:hAnsi="Consolas" w:hint="eastAsia"/>
              </w:rPr>
              <w:t>string</w:t>
            </w:r>
          </w:p>
        </w:tc>
      </w:tr>
      <w:tr w:rsidR="00236914" w14:paraId="14B790C0" w14:textId="77777777" w:rsidTr="00236914">
        <w:trPr>
          <w:jc w:val="center"/>
        </w:trPr>
        <w:tc>
          <w:tcPr>
            <w:tcW w:w="2046" w:type="dxa"/>
            <w:tcBorders>
              <w:top w:val="single" w:sz="4" w:space="0" w:color="auto"/>
              <w:left w:val="single" w:sz="4" w:space="0" w:color="auto"/>
              <w:bottom w:val="single" w:sz="4" w:space="0" w:color="auto"/>
              <w:right w:val="single" w:sz="4" w:space="0" w:color="auto"/>
            </w:tcBorders>
          </w:tcPr>
          <w:p w14:paraId="1E99DCE9" w14:textId="77777777" w:rsidR="00236914" w:rsidRDefault="00236914" w:rsidP="00EB4F1D">
            <w:pPr>
              <w:spacing w:line="360" w:lineRule="auto"/>
              <w:jc w:val="left"/>
              <w:rPr>
                <w:rFonts w:ascii="Consolas" w:hAnsi="Consolas"/>
              </w:rPr>
            </w:pPr>
            <w:r>
              <w:rPr>
                <w:rFonts w:ascii="Consolas" w:hAnsi="Consolas" w:hint="eastAsia"/>
              </w:rPr>
              <w:t>设置用户类型</w:t>
            </w:r>
          </w:p>
        </w:tc>
        <w:tc>
          <w:tcPr>
            <w:tcW w:w="2268" w:type="dxa"/>
            <w:tcBorders>
              <w:top w:val="single" w:sz="4" w:space="0" w:color="auto"/>
              <w:left w:val="single" w:sz="4" w:space="0" w:color="auto"/>
              <w:bottom w:val="single" w:sz="4" w:space="0" w:color="auto"/>
              <w:right w:val="single" w:sz="4" w:space="0" w:color="auto"/>
            </w:tcBorders>
          </w:tcPr>
          <w:p w14:paraId="0FBC8DDF" w14:textId="77777777" w:rsidR="00236914" w:rsidRDefault="00236914" w:rsidP="00EB4F1D">
            <w:pPr>
              <w:spacing w:line="360" w:lineRule="auto"/>
              <w:jc w:val="left"/>
              <w:rPr>
                <w:rFonts w:ascii="Consolas" w:hAnsi="Consolas"/>
              </w:rPr>
            </w:pPr>
            <w:proofErr w:type="spellStart"/>
            <w:proofErr w:type="gramStart"/>
            <w:r>
              <w:rPr>
                <w:rFonts w:ascii="Consolas" w:hAnsi="Consolas"/>
              </w:rPr>
              <w:t>s</w:t>
            </w:r>
            <w:r>
              <w:rPr>
                <w:rFonts w:ascii="Consolas" w:hAnsi="Consolas" w:hint="eastAsia"/>
              </w:rPr>
              <w:t>et</w:t>
            </w:r>
            <w:r>
              <w:rPr>
                <w:rFonts w:ascii="Consolas" w:hAnsi="Consolas"/>
              </w:rPr>
              <w:t>UserType</w:t>
            </w:r>
            <w:proofErr w:type="spellEnd"/>
            <w:r>
              <w:rPr>
                <w:rFonts w:ascii="Consolas" w:hAnsi="Consolas"/>
              </w:rPr>
              <w:t>(</w:t>
            </w:r>
            <w:proofErr w:type="gramEnd"/>
            <w:r>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4F9B5277" w14:textId="77777777" w:rsidR="00236914" w:rsidRDefault="00236914" w:rsidP="00EB4F1D">
            <w:pPr>
              <w:spacing w:line="360" w:lineRule="auto"/>
              <w:jc w:val="left"/>
              <w:rPr>
                <w:rFonts w:ascii="Consolas" w:hAnsi="Consolas"/>
              </w:rPr>
            </w:pPr>
            <w:r>
              <w:rPr>
                <w:rFonts w:ascii="Consolas" w:hAnsi="Consolas"/>
              </w:rPr>
              <w:t>B</w:t>
            </w:r>
            <w:r>
              <w:rPr>
                <w:rFonts w:ascii="Consolas" w:hAnsi="Consolas" w:hint="eastAsia"/>
              </w:rPr>
              <w:t>ool</w:t>
            </w:r>
          </w:p>
        </w:tc>
      </w:tr>
      <w:tr w:rsidR="001D0E17" w14:paraId="659E3CFE" w14:textId="77777777" w:rsidTr="00236914">
        <w:trPr>
          <w:jc w:val="center"/>
        </w:trPr>
        <w:tc>
          <w:tcPr>
            <w:tcW w:w="2046" w:type="dxa"/>
            <w:tcBorders>
              <w:top w:val="single" w:sz="4" w:space="0" w:color="auto"/>
              <w:left w:val="single" w:sz="4" w:space="0" w:color="auto"/>
              <w:bottom w:val="single" w:sz="4" w:space="0" w:color="auto"/>
              <w:right w:val="single" w:sz="4" w:space="0" w:color="auto"/>
            </w:tcBorders>
          </w:tcPr>
          <w:p w14:paraId="6138D058" w14:textId="77777777" w:rsidR="001D0E17" w:rsidRPr="00A60279" w:rsidRDefault="001D0E17" w:rsidP="00EB4F1D">
            <w:pPr>
              <w:spacing w:line="360" w:lineRule="auto"/>
              <w:jc w:val="left"/>
              <w:rPr>
                <w:rFonts w:ascii="Consolas" w:hAnsi="Consolas"/>
              </w:rPr>
            </w:pPr>
            <w:r w:rsidRPr="00A60279">
              <w:rPr>
                <w:rFonts w:ascii="Consolas" w:hAnsi="Consolas"/>
              </w:rPr>
              <w:t>用户</w:t>
            </w:r>
            <w:r>
              <w:rPr>
                <w:rFonts w:ascii="Consolas" w:hAnsi="Consolas" w:hint="eastAsia"/>
              </w:rPr>
              <w:t>是否验证邮箱</w:t>
            </w:r>
          </w:p>
        </w:tc>
        <w:tc>
          <w:tcPr>
            <w:tcW w:w="2268" w:type="dxa"/>
            <w:tcBorders>
              <w:top w:val="single" w:sz="4" w:space="0" w:color="auto"/>
              <w:left w:val="single" w:sz="4" w:space="0" w:color="auto"/>
              <w:bottom w:val="single" w:sz="4" w:space="0" w:color="auto"/>
              <w:right w:val="single" w:sz="4" w:space="0" w:color="auto"/>
            </w:tcBorders>
          </w:tcPr>
          <w:p w14:paraId="5B9D9B74" w14:textId="77777777" w:rsidR="001D0E17" w:rsidRPr="00A60279" w:rsidRDefault="00EB4F1D" w:rsidP="00EB4F1D">
            <w:pPr>
              <w:spacing w:line="360" w:lineRule="auto"/>
              <w:jc w:val="left"/>
              <w:rPr>
                <w:rFonts w:ascii="Consolas" w:hAnsi="Consolas"/>
              </w:rPr>
            </w:pPr>
            <w:proofErr w:type="spellStart"/>
            <w:proofErr w:type="gramStart"/>
            <w:r>
              <w:rPr>
                <w:rFonts w:ascii="Consolas" w:hAnsi="Consolas"/>
              </w:rPr>
              <w:t>isVeri</w:t>
            </w:r>
            <w:r w:rsidR="001D0E17">
              <w:rPr>
                <w:rFonts w:ascii="Consolas" w:hAnsi="Consolas"/>
              </w:rPr>
              <w:t>fied</w:t>
            </w:r>
            <w:r w:rsidR="001D0E17" w:rsidRPr="00A60279">
              <w:rPr>
                <w:rFonts w:ascii="Consolas" w:hAnsi="Consolas"/>
              </w:rPr>
              <w:t>User</w:t>
            </w:r>
            <w:proofErr w:type="spellEnd"/>
            <w:r w:rsidR="001D0E17" w:rsidRPr="00A60279">
              <w:rPr>
                <w:rFonts w:ascii="Consolas" w:hAnsi="Consolas"/>
              </w:rPr>
              <w:t>(</w:t>
            </w:r>
            <w:proofErr w:type="gramEnd"/>
            <w:r w:rsidR="001D0E17" w:rsidRPr="00A60279">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4861A907" w14:textId="77777777" w:rsidR="001D0E17" w:rsidRPr="00A60279" w:rsidRDefault="001D0E17" w:rsidP="00EB4F1D">
            <w:pPr>
              <w:spacing w:line="360" w:lineRule="auto"/>
              <w:jc w:val="left"/>
              <w:rPr>
                <w:rFonts w:ascii="Consolas" w:hAnsi="Consolas"/>
              </w:rPr>
            </w:pPr>
            <w:r w:rsidRPr="00A60279">
              <w:rPr>
                <w:rFonts w:ascii="Consolas" w:hAnsi="Consolas"/>
              </w:rPr>
              <w:t>Bool</w:t>
            </w:r>
          </w:p>
        </w:tc>
      </w:tr>
    </w:tbl>
    <w:p w14:paraId="0296D91C" w14:textId="77777777" w:rsidR="0031296C" w:rsidRDefault="0031296C" w:rsidP="00A76F3F">
      <w:pPr>
        <w:spacing w:line="360" w:lineRule="auto"/>
        <w:rPr>
          <w:rFonts w:ascii="Consolas" w:hAnsi="Consolas"/>
        </w:rPr>
      </w:pPr>
    </w:p>
    <w:p w14:paraId="7013ABCF" w14:textId="77777777" w:rsidR="00C75B9A" w:rsidRPr="00A60279" w:rsidRDefault="00C75B9A" w:rsidP="00C75B9A">
      <w:pPr>
        <w:spacing w:line="360" w:lineRule="auto"/>
        <w:rPr>
          <w:rFonts w:ascii="Consolas" w:hAnsi="Consolas"/>
        </w:rPr>
      </w:pPr>
      <w:r w:rsidRPr="00A60279">
        <w:rPr>
          <w:rFonts w:ascii="Consolas" w:hAnsi="Consolas"/>
        </w:rPr>
        <w:t>类名：</w:t>
      </w:r>
      <w:r>
        <w:rPr>
          <w:rFonts w:ascii="Consolas" w:hAnsi="Consolas"/>
        </w:rPr>
        <w:t>Manager</w:t>
      </w:r>
    </w:p>
    <w:p w14:paraId="3DB31D96" w14:textId="77777777" w:rsidR="00C75B9A" w:rsidRPr="00A60279" w:rsidRDefault="00C75B9A" w:rsidP="00C75B9A">
      <w:pPr>
        <w:spacing w:line="360" w:lineRule="auto"/>
        <w:rPr>
          <w:rFonts w:ascii="Consolas" w:hAnsi="Consolas"/>
        </w:rPr>
      </w:pPr>
      <w:r w:rsidRPr="00A60279">
        <w:rPr>
          <w:rFonts w:ascii="Consolas" w:hAnsi="Consolas"/>
        </w:rPr>
        <w:t xml:space="preserve">  </w:t>
      </w:r>
      <w:r w:rsidRPr="00A60279">
        <w:rPr>
          <w:rFonts w:ascii="Consolas" w:hAnsi="Consolas"/>
        </w:rPr>
        <w:t>操作表如表</w:t>
      </w:r>
      <w:r w:rsidRPr="00A60279">
        <w:rPr>
          <w:rFonts w:ascii="Consolas" w:hAnsi="Consolas"/>
        </w:rPr>
        <w:t>2.</w:t>
      </w:r>
      <w:r>
        <w:rPr>
          <w:rFonts w:ascii="Consolas" w:hAnsi="Consolas"/>
        </w:rPr>
        <w:t>2.3</w:t>
      </w:r>
      <w:r w:rsidRPr="00A60279">
        <w:rPr>
          <w:rFonts w:ascii="Consolas" w:hAnsi="Consolas"/>
        </w:rPr>
        <w:t>所示：</w:t>
      </w:r>
    </w:p>
    <w:p w14:paraId="1B82D7F0" w14:textId="77777777" w:rsidR="00C75B9A" w:rsidRDefault="00C75B9A" w:rsidP="00C75B9A">
      <w:pPr>
        <w:spacing w:line="360" w:lineRule="auto"/>
        <w:ind w:firstLine="420"/>
        <w:jc w:val="center"/>
        <w:rPr>
          <w:rFonts w:ascii="Consolas" w:hAnsi="Consolas"/>
        </w:rPr>
      </w:pPr>
      <w:r w:rsidRPr="00A60279">
        <w:rPr>
          <w:rFonts w:ascii="Consolas" w:hAnsi="Consolas"/>
        </w:rPr>
        <w:t>表</w:t>
      </w:r>
      <w:r w:rsidRPr="00A60279">
        <w:rPr>
          <w:rFonts w:ascii="Consolas" w:hAnsi="Consolas"/>
        </w:rPr>
        <w:t>2.2.</w:t>
      </w:r>
      <w:r>
        <w:rPr>
          <w:rFonts w:ascii="Consolas" w:hAnsi="Consolas"/>
        </w:rPr>
        <w:t>3</w:t>
      </w:r>
      <w:r w:rsidRPr="00A60279">
        <w:rPr>
          <w:rFonts w:ascii="Consolas" w:hAnsi="Consolas"/>
        </w:rPr>
        <w:t xml:space="preserve"> </w:t>
      </w:r>
      <w:r>
        <w:rPr>
          <w:rFonts w:ascii="Consolas" w:hAnsi="Consolas" w:hint="eastAsia"/>
        </w:rPr>
        <w:t>Student</w:t>
      </w:r>
      <w:r w:rsidRPr="00A60279">
        <w:rPr>
          <w:rFonts w:ascii="Consolas" w:hAnsi="Consolas"/>
        </w:rPr>
        <w:t>类操作表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6"/>
        <w:gridCol w:w="2268"/>
        <w:gridCol w:w="2130"/>
      </w:tblGrid>
      <w:tr w:rsidR="00C75B9A" w:rsidRPr="00A60279" w14:paraId="2D1BA187" w14:textId="77777777" w:rsidTr="00A46897">
        <w:trPr>
          <w:jc w:val="center"/>
        </w:trPr>
        <w:tc>
          <w:tcPr>
            <w:tcW w:w="2046" w:type="dxa"/>
            <w:tcBorders>
              <w:top w:val="single" w:sz="4" w:space="0" w:color="auto"/>
              <w:left w:val="single" w:sz="4" w:space="0" w:color="auto"/>
              <w:bottom w:val="single" w:sz="4" w:space="0" w:color="auto"/>
              <w:right w:val="single" w:sz="4" w:space="0" w:color="auto"/>
            </w:tcBorders>
          </w:tcPr>
          <w:p w14:paraId="05A2E0DE" w14:textId="77777777" w:rsidR="00C75B9A" w:rsidRPr="00A60279" w:rsidRDefault="00C75B9A" w:rsidP="00A46897">
            <w:pPr>
              <w:spacing w:line="360" w:lineRule="auto"/>
              <w:jc w:val="center"/>
              <w:rPr>
                <w:rFonts w:ascii="Consolas" w:hAnsi="Consolas"/>
              </w:rPr>
            </w:pPr>
            <w:r w:rsidRPr="00A60279">
              <w:rPr>
                <w:rFonts w:ascii="Consolas" w:hAnsi="Consolas"/>
              </w:rPr>
              <w:t>中文名</w:t>
            </w:r>
          </w:p>
        </w:tc>
        <w:tc>
          <w:tcPr>
            <w:tcW w:w="2268" w:type="dxa"/>
            <w:tcBorders>
              <w:top w:val="single" w:sz="4" w:space="0" w:color="auto"/>
              <w:left w:val="single" w:sz="4" w:space="0" w:color="auto"/>
              <w:bottom w:val="single" w:sz="4" w:space="0" w:color="auto"/>
              <w:right w:val="single" w:sz="4" w:space="0" w:color="auto"/>
            </w:tcBorders>
          </w:tcPr>
          <w:p w14:paraId="54994D7C" w14:textId="77777777" w:rsidR="00C75B9A" w:rsidRPr="00A60279" w:rsidRDefault="00C75B9A" w:rsidP="00A46897">
            <w:pPr>
              <w:spacing w:line="360" w:lineRule="auto"/>
              <w:jc w:val="center"/>
              <w:rPr>
                <w:rFonts w:ascii="Consolas" w:hAnsi="Consolas"/>
              </w:rPr>
            </w:pPr>
            <w:r w:rsidRPr="00A60279">
              <w:rPr>
                <w:rFonts w:ascii="Consolas" w:hAnsi="Consolas"/>
              </w:rPr>
              <w:t>英文名</w:t>
            </w:r>
          </w:p>
        </w:tc>
        <w:tc>
          <w:tcPr>
            <w:tcW w:w="2130" w:type="dxa"/>
            <w:tcBorders>
              <w:top w:val="single" w:sz="4" w:space="0" w:color="auto"/>
              <w:left w:val="single" w:sz="4" w:space="0" w:color="auto"/>
              <w:bottom w:val="single" w:sz="4" w:space="0" w:color="auto"/>
              <w:right w:val="single" w:sz="4" w:space="0" w:color="auto"/>
            </w:tcBorders>
          </w:tcPr>
          <w:p w14:paraId="183E67AA" w14:textId="77777777" w:rsidR="00C75B9A" w:rsidRPr="00A60279" w:rsidRDefault="00C75B9A" w:rsidP="00A46897">
            <w:pPr>
              <w:spacing w:line="360" w:lineRule="auto"/>
              <w:jc w:val="center"/>
              <w:rPr>
                <w:rFonts w:ascii="Consolas" w:hAnsi="Consolas"/>
              </w:rPr>
            </w:pPr>
            <w:r w:rsidRPr="00A60279">
              <w:rPr>
                <w:rFonts w:ascii="Consolas" w:hAnsi="Consolas"/>
              </w:rPr>
              <w:t>返回值类型</w:t>
            </w:r>
          </w:p>
        </w:tc>
      </w:tr>
      <w:tr w:rsidR="00C75B9A" w:rsidRPr="00A60279" w14:paraId="09840D71" w14:textId="77777777" w:rsidTr="00A46897">
        <w:trPr>
          <w:jc w:val="center"/>
        </w:trPr>
        <w:tc>
          <w:tcPr>
            <w:tcW w:w="2046" w:type="dxa"/>
            <w:tcBorders>
              <w:top w:val="single" w:sz="4" w:space="0" w:color="auto"/>
              <w:left w:val="single" w:sz="4" w:space="0" w:color="auto"/>
              <w:bottom w:val="single" w:sz="4" w:space="0" w:color="auto"/>
              <w:right w:val="single" w:sz="4" w:space="0" w:color="auto"/>
            </w:tcBorders>
          </w:tcPr>
          <w:p w14:paraId="1810776F" w14:textId="77777777" w:rsidR="00C75B9A" w:rsidRPr="00A60279" w:rsidRDefault="00C75B9A" w:rsidP="00A46897">
            <w:pPr>
              <w:spacing w:line="360" w:lineRule="auto"/>
              <w:jc w:val="left"/>
              <w:rPr>
                <w:rFonts w:ascii="Consolas" w:hAnsi="Consolas"/>
              </w:rPr>
            </w:pPr>
            <w:r w:rsidRPr="00A60279">
              <w:rPr>
                <w:rFonts w:ascii="Consolas" w:hAnsi="Consolas"/>
              </w:rPr>
              <w:t>添加用户</w:t>
            </w:r>
          </w:p>
        </w:tc>
        <w:tc>
          <w:tcPr>
            <w:tcW w:w="2268" w:type="dxa"/>
            <w:tcBorders>
              <w:top w:val="single" w:sz="4" w:space="0" w:color="auto"/>
              <w:left w:val="single" w:sz="4" w:space="0" w:color="auto"/>
              <w:bottom w:val="single" w:sz="4" w:space="0" w:color="auto"/>
              <w:right w:val="single" w:sz="4" w:space="0" w:color="auto"/>
            </w:tcBorders>
          </w:tcPr>
          <w:p w14:paraId="4AC2AA6D" w14:textId="77777777" w:rsidR="00C75B9A" w:rsidRPr="00A60279" w:rsidRDefault="00C75B9A" w:rsidP="00A46897">
            <w:pPr>
              <w:spacing w:line="360" w:lineRule="auto"/>
              <w:jc w:val="left"/>
              <w:rPr>
                <w:rFonts w:ascii="Consolas" w:hAnsi="Consolas"/>
              </w:rPr>
            </w:pPr>
            <w:proofErr w:type="spellStart"/>
            <w:proofErr w:type="gramStart"/>
            <w:r w:rsidRPr="00A60279">
              <w:rPr>
                <w:rFonts w:ascii="Consolas" w:hAnsi="Consolas"/>
              </w:rPr>
              <w:t>addUser</w:t>
            </w:r>
            <w:proofErr w:type="spellEnd"/>
            <w:r w:rsidRPr="00A60279">
              <w:rPr>
                <w:rFonts w:ascii="Consolas" w:hAnsi="Consolas"/>
              </w:rPr>
              <w:t>(</w:t>
            </w:r>
            <w:proofErr w:type="gramEnd"/>
            <w:r w:rsidRPr="00A60279">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2910EDEB" w14:textId="77777777" w:rsidR="00C75B9A" w:rsidRPr="00A60279" w:rsidRDefault="00C75B9A" w:rsidP="00A46897">
            <w:pPr>
              <w:spacing w:line="360" w:lineRule="auto"/>
              <w:jc w:val="left"/>
              <w:rPr>
                <w:rFonts w:ascii="Consolas" w:hAnsi="Consolas"/>
              </w:rPr>
            </w:pPr>
            <w:r w:rsidRPr="00A60279">
              <w:rPr>
                <w:rFonts w:ascii="Consolas" w:hAnsi="Consolas"/>
              </w:rPr>
              <w:t>bool</w:t>
            </w:r>
          </w:p>
        </w:tc>
      </w:tr>
      <w:tr w:rsidR="00C75B9A" w:rsidRPr="00A60279" w14:paraId="12B37118" w14:textId="77777777" w:rsidTr="00A46897">
        <w:trPr>
          <w:jc w:val="center"/>
        </w:trPr>
        <w:tc>
          <w:tcPr>
            <w:tcW w:w="2046" w:type="dxa"/>
            <w:tcBorders>
              <w:top w:val="single" w:sz="4" w:space="0" w:color="auto"/>
              <w:left w:val="single" w:sz="4" w:space="0" w:color="auto"/>
              <w:bottom w:val="single" w:sz="4" w:space="0" w:color="auto"/>
              <w:right w:val="single" w:sz="4" w:space="0" w:color="auto"/>
            </w:tcBorders>
          </w:tcPr>
          <w:p w14:paraId="2A045CF4" w14:textId="77777777" w:rsidR="00C75B9A" w:rsidRPr="00A60279" w:rsidRDefault="00C75B9A" w:rsidP="00A46897">
            <w:pPr>
              <w:spacing w:line="360" w:lineRule="auto"/>
              <w:jc w:val="left"/>
              <w:rPr>
                <w:rFonts w:ascii="Consolas" w:hAnsi="Consolas"/>
              </w:rPr>
            </w:pPr>
            <w:r>
              <w:rPr>
                <w:rFonts w:ascii="Consolas" w:hAnsi="Consolas" w:hint="eastAsia"/>
              </w:rPr>
              <w:t>删除用户</w:t>
            </w:r>
          </w:p>
        </w:tc>
        <w:tc>
          <w:tcPr>
            <w:tcW w:w="2268" w:type="dxa"/>
            <w:tcBorders>
              <w:top w:val="single" w:sz="4" w:space="0" w:color="auto"/>
              <w:left w:val="single" w:sz="4" w:space="0" w:color="auto"/>
              <w:bottom w:val="single" w:sz="4" w:space="0" w:color="auto"/>
              <w:right w:val="single" w:sz="4" w:space="0" w:color="auto"/>
            </w:tcBorders>
          </w:tcPr>
          <w:p w14:paraId="046EB943" w14:textId="77777777" w:rsidR="00C75B9A" w:rsidRPr="00A60279" w:rsidRDefault="00C75B9A" w:rsidP="00A46897">
            <w:pPr>
              <w:spacing w:line="360" w:lineRule="auto"/>
              <w:jc w:val="left"/>
              <w:rPr>
                <w:rFonts w:ascii="Consolas" w:hAnsi="Consolas"/>
              </w:rPr>
            </w:pPr>
            <w:proofErr w:type="spellStart"/>
            <w:proofErr w:type="gramStart"/>
            <w:r>
              <w:rPr>
                <w:rFonts w:ascii="Consolas" w:hAnsi="Consolas" w:hint="eastAsia"/>
              </w:rPr>
              <w:t>dele</w:t>
            </w:r>
            <w:r>
              <w:rPr>
                <w:rFonts w:ascii="Consolas" w:hAnsi="Consolas"/>
              </w:rPr>
              <w:t>teUser</w:t>
            </w:r>
            <w:proofErr w:type="spellEnd"/>
            <w:r>
              <w:rPr>
                <w:rFonts w:ascii="Consolas" w:hAnsi="Consolas"/>
              </w:rPr>
              <w:t>(</w:t>
            </w:r>
            <w:proofErr w:type="gramEnd"/>
            <w:r>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26C5F0CB" w14:textId="77777777" w:rsidR="00C75B9A" w:rsidRPr="00A60279" w:rsidRDefault="00C75B9A" w:rsidP="00A46897">
            <w:pPr>
              <w:spacing w:line="360" w:lineRule="auto"/>
              <w:jc w:val="left"/>
              <w:rPr>
                <w:rFonts w:ascii="Consolas" w:hAnsi="Consolas"/>
              </w:rPr>
            </w:pPr>
            <w:r>
              <w:rPr>
                <w:rFonts w:ascii="Consolas" w:hAnsi="Consolas" w:hint="eastAsia"/>
              </w:rPr>
              <w:t>bool</w:t>
            </w:r>
          </w:p>
        </w:tc>
      </w:tr>
      <w:tr w:rsidR="00C75B9A" w:rsidRPr="00A60279" w14:paraId="19342E06" w14:textId="77777777" w:rsidTr="00A46897">
        <w:trPr>
          <w:jc w:val="center"/>
        </w:trPr>
        <w:tc>
          <w:tcPr>
            <w:tcW w:w="2046" w:type="dxa"/>
            <w:tcBorders>
              <w:top w:val="single" w:sz="4" w:space="0" w:color="auto"/>
              <w:left w:val="single" w:sz="4" w:space="0" w:color="auto"/>
              <w:bottom w:val="single" w:sz="4" w:space="0" w:color="auto"/>
              <w:right w:val="single" w:sz="4" w:space="0" w:color="auto"/>
            </w:tcBorders>
          </w:tcPr>
          <w:p w14:paraId="090654ED" w14:textId="77777777" w:rsidR="00C75B9A" w:rsidRPr="00A60279" w:rsidRDefault="00C75B9A" w:rsidP="00A46897">
            <w:pPr>
              <w:spacing w:line="360" w:lineRule="auto"/>
              <w:jc w:val="left"/>
              <w:rPr>
                <w:rFonts w:ascii="Consolas" w:hAnsi="Consolas"/>
              </w:rPr>
            </w:pPr>
            <w:r w:rsidRPr="00A60279">
              <w:rPr>
                <w:rFonts w:ascii="Consolas" w:hAnsi="Consolas"/>
              </w:rPr>
              <w:t>返回用户</w:t>
            </w:r>
            <w:r w:rsidRPr="00A60279">
              <w:rPr>
                <w:rFonts w:ascii="Consolas" w:hAnsi="Consolas"/>
              </w:rPr>
              <w:t>ID</w:t>
            </w:r>
          </w:p>
        </w:tc>
        <w:tc>
          <w:tcPr>
            <w:tcW w:w="2268" w:type="dxa"/>
            <w:tcBorders>
              <w:top w:val="single" w:sz="4" w:space="0" w:color="auto"/>
              <w:left w:val="single" w:sz="4" w:space="0" w:color="auto"/>
              <w:bottom w:val="single" w:sz="4" w:space="0" w:color="auto"/>
              <w:right w:val="single" w:sz="4" w:space="0" w:color="auto"/>
            </w:tcBorders>
          </w:tcPr>
          <w:p w14:paraId="52F4CC35" w14:textId="77777777" w:rsidR="00C75B9A" w:rsidRPr="00A60279" w:rsidRDefault="00C75B9A" w:rsidP="00A46897">
            <w:pPr>
              <w:spacing w:line="360" w:lineRule="auto"/>
              <w:jc w:val="left"/>
              <w:rPr>
                <w:rFonts w:ascii="Consolas" w:hAnsi="Consolas"/>
              </w:rPr>
            </w:pPr>
            <w:proofErr w:type="spellStart"/>
            <w:proofErr w:type="gramStart"/>
            <w:r w:rsidRPr="00A60279">
              <w:rPr>
                <w:rFonts w:ascii="Consolas" w:hAnsi="Consolas"/>
              </w:rPr>
              <w:t>getUserID</w:t>
            </w:r>
            <w:proofErr w:type="spellEnd"/>
            <w:r w:rsidRPr="00A60279">
              <w:rPr>
                <w:rFonts w:ascii="Consolas" w:hAnsi="Consolas"/>
              </w:rPr>
              <w:t>(</w:t>
            </w:r>
            <w:proofErr w:type="gramEnd"/>
            <w:r w:rsidRPr="00A60279">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144AEB5E" w14:textId="77777777" w:rsidR="00C75B9A" w:rsidRPr="00A60279" w:rsidRDefault="00C75B9A" w:rsidP="00A46897">
            <w:pPr>
              <w:spacing w:line="360" w:lineRule="auto"/>
              <w:jc w:val="left"/>
              <w:rPr>
                <w:rFonts w:ascii="Consolas" w:hAnsi="Consolas"/>
              </w:rPr>
            </w:pPr>
            <w:r w:rsidRPr="00A60279">
              <w:rPr>
                <w:rFonts w:ascii="Consolas" w:hAnsi="Consolas"/>
              </w:rPr>
              <w:t>string</w:t>
            </w:r>
          </w:p>
        </w:tc>
      </w:tr>
      <w:tr w:rsidR="00C75B9A" w:rsidRPr="00A60279" w14:paraId="717E82E4" w14:textId="77777777" w:rsidTr="00A46897">
        <w:trPr>
          <w:jc w:val="center"/>
        </w:trPr>
        <w:tc>
          <w:tcPr>
            <w:tcW w:w="2046" w:type="dxa"/>
            <w:tcBorders>
              <w:top w:val="single" w:sz="4" w:space="0" w:color="auto"/>
              <w:left w:val="single" w:sz="4" w:space="0" w:color="auto"/>
              <w:bottom w:val="single" w:sz="4" w:space="0" w:color="auto"/>
              <w:right w:val="single" w:sz="4" w:space="0" w:color="auto"/>
            </w:tcBorders>
          </w:tcPr>
          <w:p w14:paraId="01D64A7D" w14:textId="77777777" w:rsidR="00C75B9A" w:rsidRPr="00A60279" w:rsidRDefault="00C75B9A" w:rsidP="00A46897">
            <w:pPr>
              <w:spacing w:line="360" w:lineRule="auto"/>
              <w:jc w:val="left"/>
              <w:rPr>
                <w:rFonts w:ascii="Consolas" w:hAnsi="Consolas"/>
              </w:rPr>
            </w:pPr>
            <w:r w:rsidRPr="00A60279">
              <w:rPr>
                <w:rFonts w:ascii="Consolas" w:hAnsi="Consolas"/>
              </w:rPr>
              <w:t>设置用户</w:t>
            </w:r>
            <w:r w:rsidRPr="00A60279">
              <w:rPr>
                <w:rFonts w:ascii="Consolas" w:hAnsi="Consolas"/>
              </w:rPr>
              <w:t>ID</w:t>
            </w:r>
          </w:p>
        </w:tc>
        <w:tc>
          <w:tcPr>
            <w:tcW w:w="2268" w:type="dxa"/>
            <w:tcBorders>
              <w:top w:val="single" w:sz="4" w:space="0" w:color="auto"/>
              <w:left w:val="single" w:sz="4" w:space="0" w:color="auto"/>
              <w:bottom w:val="single" w:sz="4" w:space="0" w:color="auto"/>
              <w:right w:val="single" w:sz="4" w:space="0" w:color="auto"/>
            </w:tcBorders>
          </w:tcPr>
          <w:p w14:paraId="14F45AA1" w14:textId="77777777" w:rsidR="00C75B9A" w:rsidRPr="00A60279" w:rsidRDefault="00C75B9A" w:rsidP="00A46897">
            <w:pPr>
              <w:spacing w:line="360" w:lineRule="auto"/>
              <w:jc w:val="left"/>
              <w:rPr>
                <w:rFonts w:ascii="Consolas" w:hAnsi="Consolas"/>
              </w:rPr>
            </w:pPr>
            <w:proofErr w:type="spellStart"/>
            <w:proofErr w:type="gramStart"/>
            <w:r w:rsidRPr="00A60279">
              <w:rPr>
                <w:rFonts w:ascii="Consolas" w:hAnsi="Consolas"/>
              </w:rPr>
              <w:t>setUserId</w:t>
            </w:r>
            <w:proofErr w:type="spellEnd"/>
            <w:r w:rsidRPr="00A60279">
              <w:rPr>
                <w:rFonts w:ascii="Consolas" w:hAnsi="Consolas"/>
              </w:rPr>
              <w:t>(</w:t>
            </w:r>
            <w:proofErr w:type="gramEnd"/>
            <w:r w:rsidRPr="00A60279">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7D459553" w14:textId="77777777" w:rsidR="00C75B9A" w:rsidRPr="00A60279" w:rsidRDefault="00C75B9A" w:rsidP="00A46897">
            <w:pPr>
              <w:spacing w:line="360" w:lineRule="auto"/>
              <w:jc w:val="left"/>
              <w:rPr>
                <w:rFonts w:ascii="Consolas" w:hAnsi="Consolas"/>
              </w:rPr>
            </w:pPr>
            <w:r w:rsidRPr="00A60279">
              <w:rPr>
                <w:rFonts w:ascii="Consolas" w:hAnsi="Consolas"/>
              </w:rPr>
              <w:t>bool</w:t>
            </w:r>
          </w:p>
        </w:tc>
      </w:tr>
      <w:tr w:rsidR="00C75B9A" w:rsidRPr="00A60279" w14:paraId="0BA14339" w14:textId="77777777" w:rsidTr="00A46897">
        <w:trPr>
          <w:jc w:val="center"/>
        </w:trPr>
        <w:tc>
          <w:tcPr>
            <w:tcW w:w="2046" w:type="dxa"/>
            <w:tcBorders>
              <w:top w:val="single" w:sz="4" w:space="0" w:color="auto"/>
              <w:left w:val="single" w:sz="4" w:space="0" w:color="auto"/>
              <w:bottom w:val="single" w:sz="4" w:space="0" w:color="auto"/>
              <w:right w:val="single" w:sz="4" w:space="0" w:color="auto"/>
            </w:tcBorders>
          </w:tcPr>
          <w:p w14:paraId="1D705AD8" w14:textId="77777777" w:rsidR="00C75B9A" w:rsidRPr="00A60279" w:rsidRDefault="00C75B9A" w:rsidP="00A46897">
            <w:pPr>
              <w:spacing w:line="360" w:lineRule="auto"/>
              <w:jc w:val="left"/>
              <w:rPr>
                <w:rFonts w:ascii="Consolas" w:hAnsi="Consolas"/>
              </w:rPr>
            </w:pPr>
            <w:r>
              <w:rPr>
                <w:rFonts w:ascii="Consolas" w:hAnsi="Consolas" w:hint="eastAsia"/>
              </w:rPr>
              <w:lastRenderedPageBreak/>
              <w:t>返回所属食堂</w:t>
            </w:r>
            <w:r>
              <w:rPr>
                <w:rFonts w:ascii="Consolas" w:hAnsi="Consolas" w:hint="eastAsia"/>
              </w:rPr>
              <w:t>ID</w:t>
            </w:r>
          </w:p>
        </w:tc>
        <w:tc>
          <w:tcPr>
            <w:tcW w:w="2268" w:type="dxa"/>
            <w:tcBorders>
              <w:top w:val="single" w:sz="4" w:space="0" w:color="auto"/>
              <w:left w:val="single" w:sz="4" w:space="0" w:color="auto"/>
              <w:bottom w:val="single" w:sz="4" w:space="0" w:color="auto"/>
              <w:right w:val="single" w:sz="4" w:space="0" w:color="auto"/>
            </w:tcBorders>
          </w:tcPr>
          <w:p w14:paraId="7A59C73D" w14:textId="77777777" w:rsidR="00C75B9A" w:rsidRPr="00A60279" w:rsidRDefault="00C75B9A" w:rsidP="00A46897">
            <w:pPr>
              <w:spacing w:line="360" w:lineRule="auto"/>
              <w:jc w:val="left"/>
              <w:rPr>
                <w:rFonts w:ascii="Consolas" w:hAnsi="Consolas"/>
              </w:rPr>
            </w:pPr>
            <w:proofErr w:type="spellStart"/>
            <w:proofErr w:type="gramStart"/>
            <w:r>
              <w:rPr>
                <w:rFonts w:ascii="Consolas" w:hAnsi="Consolas"/>
              </w:rPr>
              <w:t>getcafeteriaID</w:t>
            </w:r>
            <w:proofErr w:type="spellEnd"/>
            <w:r>
              <w:rPr>
                <w:rFonts w:ascii="Consolas" w:hAnsi="Consolas"/>
              </w:rPr>
              <w:t>(</w:t>
            </w:r>
            <w:proofErr w:type="gramEnd"/>
            <w:r>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613D66E5" w14:textId="77777777" w:rsidR="00C75B9A" w:rsidRPr="00A60279" w:rsidRDefault="00160E72" w:rsidP="00A46897">
            <w:pPr>
              <w:spacing w:line="360" w:lineRule="auto"/>
              <w:jc w:val="left"/>
              <w:rPr>
                <w:rFonts w:ascii="Consolas" w:hAnsi="Consolas"/>
              </w:rPr>
            </w:pPr>
            <w:r>
              <w:rPr>
                <w:rFonts w:ascii="Consolas" w:hAnsi="Consolas" w:hint="eastAsia"/>
              </w:rPr>
              <w:t>s</w:t>
            </w:r>
            <w:r>
              <w:rPr>
                <w:rFonts w:ascii="Consolas" w:hAnsi="Consolas"/>
              </w:rPr>
              <w:t>tring</w:t>
            </w:r>
          </w:p>
        </w:tc>
      </w:tr>
      <w:tr w:rsidR="00160E72" w:rsidRPr="00A60279" w14:paraId="67588069" w14:textId="77777777" w:rsidTr="00A46897">
        <w:trPr>
          <w:jc w:val="center"/>
        </w:trPr>
        <w:tc>
          <w:tcPr>
            <w:tcW w:w="2046" w:type="dxa"/>
            <w:tcBorders>
              <w:top w:val="single" w:sz="4" w:space="0" w:color="auto"/>
              <w:left w:val="single" w:sz="4" w:space="0" w:color="auto"/>
              <w:bottom w:val="single" w:sz="4" w:space="0" w:color="auto"/>
              <w:right w:val="single" w:sz="4" w:space="0" w:color="auto"/>
            </w:tcBorders>
          </w:tcPr>
          <w:p w14:paraId="449CA7FD" w14:textId="77777777" w:rsidR="00160E72" w:rsidRPr="00A60279" w:rsidRDefault="00160E72" w:rsidP="00160E72">
            <w:pPr>
              <w:spacing w:line="360" w:lineRule="auto"/>
              <w:jc w:val="left"/>
              <w:rPr>
                <w:rFonts w:ascii="Consolas" w:hAnsi="Consolas"/>
              </w:rPr>
            </w:pPr>
            <w:r>
              <w:rPr>
                <w:rFonts w:ascii="Consolas" w:hAnsi="Consolas" w:hint="eastAsia"/>
              </w:rPr>
              <w:t>设置所属食堂</w:t>
            </w:r>
            <w:r>
              <w:rPr>
                <w:rFonts w:ascii="Consolas" w:hAnsi="Consolas" w:hint="eastAsia"/>
              </w:rPr>
              <w:t>ID</w:t>
            </w:r>
          </w:p>
        </w:tc>
        <w:tc>
          <w:tcPr>
            <w:tcW w:w="2268" w:type="dxa"/>
            <w:tcBorders>
              <w:top w:val="single" w:sz="4" w:space="0" w:color="auto"/>
              <w:left w:val="single" w:sz="4" w:space="0" w:color="auto"/>
              <w:bottom w:val="single" w:sz="4" w:space="0" w:color="auto"/>
              <w:right w:val="single" w:sz="4" w:space="0" w:color="auto"/>
            </w:tcBorders>
          </w:tcPr>
          <w:p w14:paraId="48E57D49" w14:textId="77777777" w:rsidR="00160E72" w:rsidRPr="00A60279" w:rsidRDefault="00160E72" w:rsidP="00160E72">
            <w:pPr>
              <w:spacing w:line="360" w:lineRule="auto"/>
              <w:jc w:val="left"/>
              <w:rPr>
                <w:rFonts w:ascii="Consolas" w:hAnsi="Consolas"/>
              </w:rPr>
            </w:pPr>
            <w:proofErr w:type="spellStart"/>
            <w:proofErr w:type="gramStart"/>
            <w:r>
              <w:rPr>
                <w:rFonts w:ascii="Consolas" w:hAnsi="Consolas" w:hint="eastAsia"/>
              </w:rPr>
              <w:t>set</w:t>
            </w:r>
            <w:r>
              <w:rPr>
                <w:rFonts w:ascii="Consolas" w:hAnsi="Consolas"/>
              </w:rPr>
              <w:t>cafeteriaID</w:t>
            </w:r>
            <w:proofErr w:type="spellEnd"/>
            <w:r>
              <w:rPr>
                <w:rFonts w:ascii="Consolas" w:hAnsi="Consolas"/>
              </w:rPr>
              <w:t>(</w:t>
            </w:r>
            <w:proofErr w:type="gramEnd"/>
            <w:r>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27043456" w14:textId="77777777" w:rsidR="00160E72" w:rsidRPr="00A60279" w:rsidRDefault="00160E72" w:rsidP="00160E72">
            <w:pPr>
              <w:spacing w:line="360" w:lineRule="auto"/>
              <w:jc w:val="left"/>
              <w:rPr>
                <w:rFonts w:ascii="Consolas" w:hAnsi="Consolas"/>
              </w:rPr>
            </w:pPr>
            <w:r>
              <w:rPr>
                <w:rFonts w:ascii="Consolas" w:hAnsi="Consolas"/>
              </w:rPr>
              <w:t>bool</w:t>
            </w:r>
          </w:p>
        </w:tc>
      </w:tr>
      <w:tr w:rsidR="00160E72" w:rsidRPr="00A60279" w14:paraId="03B076F7" w14:textId="77777777" w:rsidTr="00A46897">
        <w:trPr>
          <w:jc w:val="center"/>
        </w:trPr>
        <w:tc>
          <w:tcPr>
            <w:tcW w:w="2046" w:type="dxa"/>
            <w:tcBorders>
              <w:top w:val="single" w:sz="4" w:space="0" w:color="auto"/>
              <w:left w:val="single" w:sz="4" w:space="0" w:color="auto"/>
              <w:bottom w:val="single" w:sz="4" w:space="0" w:color="auto"/>
              <w:right w:val="single" w:sz="4" w:space="0" w:color="auto"/>
            </w:tcBorders>
          </w:tcPr>
          <w:p w14:paraId="49432CB0" w14:textId="77777777" w:rsidR="00160E72" w:rsidRPr="00A60279" w:rsidRDefault="00160E72" w:rsidP="00160E72">
            <w:pPr>
              <w:spacing w:line="360" w:lineRule="auto"/>
              <w:jc w:val="left"/>
              <w:rPr>
                <w:rFonts w:ascii="Consolas" w:hAnsi="Consolas"/>
              </w:rPr>
            </w:pPr>
            <w:r>
              <w:rPr>
                <w:rFonts w:ascii="Consolas" w:hAnsi="Consolas" w:hint="eastAsia"/>
              </w:rPr>
              <w:t>返回用户昵称</w:t>
            </w:r>
          </w:p>
        </w:tc>
        <w:tc>
          <w:tcPr>
            <w:tcW w:w="2268" w:type="dxa"/>
            <w:tcBorders>
              <w:top w:val="single" w:sz="4" w:space="0" w:color="auto"/>
              <w:left w:val="single" w:sz="4" w:space="0" w:color="auto"/>
              <w:bottom w:val="single" w:sz="4" w:space="0" w:color="auto"/>
              <w:right w:val="single" w:sz="4" w:space="0" w:color="auto"/>
            </w:tcBorders>
          </w:tcPr>
          <w:p w14:paraId="31162F09" w14:textId="77777777" w:rsidR="00160E72" w:rsidRPr="00A60279" w:rsidRDefault="00160E72" w:rsidP="00160E72">
            <w:pPr>
              <w:spacing w:line="360" w:lineRule="auto"/>
              <w:jc w:val="left"/>
              <w:rPr>
                <w:rFonts w:ascii="Consolas" w:hAnsi="Consolas"/>
              </w:rPr>
            </w:pPr>
            <w:proofErr w:type="spellStart"/>
            <w:proofErr w:type="gramStart"/>
            <w:r>
              <w:rPr>
                <w:rFonts w:ascii="Consolas" w:hAnsi="Consolas" w:hint="eastAsia"/>
              </w:rPr>
              <w:t>getUser</w:t>
            </w:r>
            <w:r>
              <w:rPr>
                <w:rFonts w:ascii="Consolas" w:hAnsi="Consolas"/>
              </w:rPr>
              <w:t>NickName</w:t>
            </w:r>
            <w:proofErr w:type="spellEnd"/>
            <w:r>
              <w:rPr>
                <w:rFonts w:ascii="Consolas" w:hAnsi="Consolas" w:hint="eastAsia"/>
              </w:rPr>
              <w:t>(</w:t>
            </w:r>
            <w:proofErr w:type="gramEnd"/>
            <w:r>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3B17309B" w14:textId="77777777" w:rsidR="00160E72" w:rsidRPr="00A60279" w:rsidRDefault="00160E72" w:rsidP="00160E72">
            <w:pPr>
              <w:spacing w:line="360" w:lineRule="auto"/>
              <w:jc w:val="left"/>
              <w:rPr>
                <w:rFonts w:ascii="Consolas" w:hAnsi="Consolas"/>
              </w:rPr>
            </w:pPr>
            <w:r>
              <w:rPr>
                <w:rFonts w:ascii="Consolas" w:hAnsi="Consolas" w:hint="eastAsia"/>
              </w:rPr>
              <w:t>s</w:t>
            </w:r>
            <w:r>
              <w:rPr>
                <w:rFonts w:ascii="Consolas" w:hAnsi="Consolas"/>
              </w:rPr>
              <w:t>tring</w:t>
            </w:r>
          </w:p>
        </w:tc>
      </w:tr>
      <w:tr w:rsidR="00160E72" w:rsidRPr="00A60279" w14:paraId="41C76AC7" w14:textId="77777777" w:rsidTr="00A46897">
        <w:trPr>
          <w:jc w:val="center"/>
        </w:trPr>
        <w:tc>
          <w:tcPr>
            <w:tcW w:w="2046" w:type="dxa"/>
            <w:tcBorders>
              <w:top w:val="single" w:sz="4" w:space="0" w:color="auto"/>
              <w:left w:val="single" w:sz="4" w:space="0" w:color="auto"/>
              <w:bottom w:val="single" w:sz="4" w:space="0" w:color="auto"/>
              <w:right w:val="single" w:sz="4" w:space="0" w:color="auto"/>
            </w:tcBorders>
          </w:tcPr>
          <w:p w14:paraId="23D08E3D" w14:textId="77777777" w:rsidR="00160E72" w:rsidRDefault="00160E72" w:rsidP="00160E72">
            <w:pPr>
              <w:spacing w:line="360" w:lineRule="auto"/>
              <w:jc w:val="left"/>
              <w:rPr>
                <w:rFonts w:ascii="Consolas" w:hAnsi="Consolas"/>
              </w:rPr>
            </w:pPr>
            <w:r>
              <w:rPr>
                <w:rFonts w:ascii="Consolas" w:hAnsi="Consolas" w:hint="eastAsia"/>
              </w:rPr>
              <w:t>设置用户昵称</w:t>
            </w:r>
          </w:p>
        </w:tc>
        <w:tc>
          <w:tcPr>
            <w:tcW w:w="2268" w:type="dxa"/>
            <w:tcBorders>
              <w:top w:val="single" w:sz="4" w:space="0" w:color="auto"/>
              <w:left w:val="single" w:sz="4" w:space="0" w:color="auto"/>
              <w:bottom w:val="single" w:sz="4" w:space="0" w:color="auto"/>
              <w:right w:val="single" w:sz="4" w:space="0" w:color="auto"/>
            </w:tcBorders>
          </w:tcPr>
          <w:p w14:paraId="12ED8FF5" w14:textId="77777777" w:rsidR="00160E72" w:rsidRDefault="00160E72" w:rsidP="00160E72">
            <w:pPr>
              <w:spacing w:line="360" w:lineRule="auto"/>
              <w:jc w:val="left"/>
              <w:rPr>
                <w:rFonts w:ascii="Consolas" w:hAnsi="Consolas"/>
              </w:rPr>
            </w:pPr>
            <w:proofErr w:type="spellStart"/>
            <w:proofErr w:type="gramStart"/>
            <w:r>
              <w:rPr>
                <w:rFonts w:ascii="Consolas" w:hAnsi="Consolas"/>
              </w:rPr>
              <w:t>setUserNickName</w:t>
            </w:r>
            <w:proofErr w:type="spellEnd"/>
            <w:r>
              <w:rPr>
                <w:rFonts w:ascii="Consolas" w:hAnsi="Consolas"/>
              </w:rPr>
              <w:t>(</w:t>
            </w:r>
            <w:proofErr w:type="gramEnd"/>
            <w:r>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3EB85CA8" w14:textId="77777777" w:rsidR="00160E72" w:rsidRDefault="00160E72" w:rsidP="00160E72">
            <w:pPr>
              <w:spacing w:line="360" w:lineRule="auto"/>
              <w:jc w:val="left"/>
              <w:rPr>
                <w:rFonts w:ascii="Consolas" w:hAnsi="Consolas"/>
              </w:rPr>
            </w:pPr>
            <w:r>
              <w:rPr>
                <w:rFonts w:ascii="Consolas" w:hAnsi="Consolas" w:hint="eastAsia"/>
              </w:rPr>
              <w:t>b</w:t>
            </w:r>
            <w:r>
              <w:rPr>
                <w:rFonts w:ascii="Consolas" w:hAnsi="Consolas"/>
              </w:rPr>
              <w:t>ool</w:t>
            </w:r>
          </w:p>
        </w:tc>
      </w:tr>
      <w:tr w:rsidR="00160E72" w:rsidRPr="00A60279" w14:paraId="7AE5F3E7" w14:textId="77777777" w:rsidTr="00A46897">
        <w:trPr>
          <w:jc w:val="center"/>
        </w:trPr>
        <w:tc>
          <w:tcPr>
            <w:tcW w:w="2046" w:type="dxa"/>
            <w:tcBorders>
              <w:top w:val="single" w:sz="4" w:space="0" w:color="auto"/>
              <w:left w:val="single" w:sz="4" w:space="0" w:color="auto"/>
              <w:bottom w:val="single" w:sz="4" w:space="0" w:color="auto"/>
              <w:right w:val="single" w:sz="4" w:space="0" w:color="auto"/>
            </w:tcBorders>
          </w:tcPr>
          <w:p w14:paraId="1A5834A7" w14:textId="77777777" w:rsidR="00160E72" w:rsidRPr="00A60279" w:rsidRDefault="00160E72" w:rsidP="00160E72">
            <w:pPr>
              <w:spacing w:line="360" w:lineRule="auto"/>
              <w:jc w:val="left"/>
              <w:rPr>
                <w:rFonts w:ascii="Consolas" w:hAnsi="Consolas"/>
              </w:rPr>
            </w:pPr>
            <w:r>
              <w:rPr>
                <w:rFonts w:ascii="Consolas" w:hAnsi="Consolas" w:hint="eastAsia"/>
              </w:rPr>
              <w:t>返回用户邮箱</w:t>
            </w:r>
          </w:p>
        </w:tc>
        <w:tc>
          <w:tcPr>
            <w:tcW w:w="2268" w:type="dxa"/>
            <w:tcBorders>
              <w:top w:val="single" w:sz="4" w:space="0" w:color="auto"/>
              <w:left w:val="single" w:sz="4" w:space="0" w:color="auto"/>
              <w:bottom w:val="single" w:sz="4" w:space="0" w:color="auto"/>
              <w:right w:val="single" w:sz="4" w:space="0" w:color="auto"/>
            </w:tcBorders>
          </w:tcPr>
          <w:p w14:paraId="44E8B4C6" w14:textId="77777777" w:rsidR="00160E72" w:rsidRPr="00A60279" w:rsidRDefault="00160E72" w:rsidP="00160E72">
            <w:pPr>
              <w:spacing w:line="360" w:lineRule="auto"/>
              <w:jc w:val="left"/>
              <w:rPr>
                <w:rFonts w:ascii="Consolas" w:hAnsi="Consolas"/>
              </w:rPr>
            </w:pPr>
            <w:proofErr w:type="spellStart"/>
            <w:proofErr w:type="gramStart"/>
            <w:r>
              <w:rPr>
                <w:rFonts w:ascii="Consolas" w:hAnsi="Consolas" w:hint="eastAsia"/>
              </w:rPr>
              <w:t>getUser</w:t>
            </w:r>
            <w:r>
              <w:rPr>
                <w:rFonts w:ascii="Consolas" w:hAnsi="Consolas"/>
              </w:rPr>
              <w:t>Email</w:t>
            </w:r>
            <w:proofErr w:type="spellEnd"/>
            <w:r>
              <w:rPr>
                <w:rFonts w:ascii="Consolas" w:hAnsi="Consolas"/>
              </w:rPr>
              <w:t>(</w:t>
            </w:r>
            <w:proofErr w:type="gramEnd"/>
            <w:r>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2E6BDC0F" w14:textId="77777777" w:rsidR="00160E72" w:rsidRPr="00A60279" w:rsidRDefault="00160E72" w:rsidP="00160E72">
            <w:pPr>
              <w:spacing w:line="360" w:lineRule="auto"/>
              <w:jc w:val="left"/>
              <w:rPr>
                <w:rFonts w:ascii="Consolas" w:hAnsi="Consolas"/>
              </w:rPr>
            </w:pPr>
            <w:r>
              <w:rPr>
                <w:rFonts w:ascii="Consolas" w:hAnsi="Consolas" w:hint="eastAsia"/>
              </w:rPr>
              <w:t>string</w:t>
            </w:r>
          </w:p>
        </w:tc>
      </w:tr>
      <w:tr w:rsidR="00160E72" w:rsidRPr="00A60279" w14:paraId="1B490C4A" w14:textId="77777777" w:rsidTr="00A46897">
        <w:trPr>
          <w:jc w:val="center"/>
        </w:trPr>
        <w:tc>
          <w:tcPr>
            <w:tcW w:w="2046" w:type="dxa"/>
            <w:tcBorders>
              <w:top w:val="single" w:sz="4" w:space="0" w:color="auto"/>
              <w:left w:val="single" w:sz="4" w:space="0" w:color="auto"/>
              <w:bottom w:val="single" w:sz="4" w:space="0" w:color="auto"/>
              <w:right w:val="single" w:sz="4" w:space="0" w:color="auto"/>
            </w:tcBorders>
          </w:tcPr>
          <w:p w14:paraId="62CAD78E" w14:textId="77777777" w:rsidR="00160E72" w:rsidRDefault="00160E72" w:rsidP="00160E72">
            <w:pPr>
              <w:spacing w:line="360" w:lineRule="auto"/>
              <w:jc w:val="left"/>
              <w:rPr>
                <w:rFonts w:ascii="Consolas" w:hAnsi="Consolas"/>
              </w:rPr>
            </w:pPr>
            <w:r>
              <w:rPr>
                <w:rFonts w:ascii="Consolas" w:hAnsi="Consolas" w:hint="eastAsia"/>
              </w:rPr>
              <w:t>设置用户邮箱</w:t>
            </w:r>
          </w:p>
        </w:tc>
        <w:tc>
          <w:tcPr>
            <w:tcW w:w="2268" w:type="dxa"/>
            <w:tcBorders>
              <w:top w:val="single" w:sz="4" w:space="0" w:color="auto"/>
              <w:left w:val="single" w:sz="4" w:space="0" w:color="auto"/>
              <w:bottom w:val="single" w:sz="4" w:space="0" w:color="auto"/>
              <w:right w:val="single" w:sz="4" w:space="0" w:color="auto"/>
            </w:tcBorders>
          </w:tcPr>
          <w:p w14:paraId="1ABC5F7E" w14:textId="77777777" w:rsidR="00160E72" w:rsidRDefault="00160E72" w:rsidP="00160E72">
            <w:pPr>
              <w:spacing w:line="360" w:lineRule="auto"/>
              <w:jc w:val="left"/>
              <w:rPr>
                <w:rFonts w:ascii="Consolas" w:hAnsi="Consolas"/>
              </w:rPr>
            </w:pPr>
            <w:proofErr w:type="spellStart"/>
            <w:proofErr w:type="gramStart"/>
            <w:r>
              <w:rPr>
                <w:rFonts w:ascii="Consolas" w:hAnsi="Consolas" w:hint="eastAsia"/>
              </w:rPr>
              <w:t>setUserEmail</w:t>
            </w:r>
            <w:proofErr w:type="spellEnd"/>
            <w:r>
              <w:rPr>
                <w:rFonts w:ascii="Consolas" w:hAnsi="Consolas" w:hint="eastAsia"/>
              </w:rPr>
              <w:t>(</w:t>
            </w:r>
            <w:proofErr w:type="gramEnd"/>
            <w:r>
              <w:rPr>
                <w:rFonts w:ascii="Consolas" w:hAnsi="Consolas" w:hint="eastAsia"/>
              </w:rPr>
              <w:t>)</w:t>
            </w:r>
          </w:p>
        </w:tc>
        <w:tc>
          <w:tcPr>
            <w:tcW w:w="2130" w:type="dxa"/>
            <w:tcBorders>
              <w:top w:val="single" w:sz="4" w:space="0" w:color="auto"/>
              <w:left w:val="single" w:sz="4" w:space="0" w:color="auto"/>
              <w:bottom w:val="single" w:sz="4" w:space="0" w:color="auto"/>
              <w:right w:val="single" w:sz="4" w:space="0" w:color="auto"/>
            </w:tcBorders>
          </w:tcPr>
          <w:p w14:paraId="47A836BF" w14:textId="77777777" w:rsidR="00160E72" w:rsidRDefault="00160E72" w:rsidP="00160E72">
            <w:pPr>
              <w:spacing w:line="360" w:lineRule="auto"/>
              <w:jc w:val="left"/>
              <w:rPr>
                <w:rFonts w:ascii="Consolas" w:hAnsi="Consolas"/>
              </w:rPr>
            </w:pPr>
            <w:r>
              <w:rPr>
                <w:rFonts w:ascii="Consolas" w:hAnsi="Consolas"/>
              </w:rPr>
              <w:t>B</w:t>
            </w:r>
            <w:r>
              <w:rPr>
                <w:rFonts w:ascii="Consolas" w:hAnsi="Consolas" w:hint="eastAsia"/>
              </w:rPr>
              <w:t>ool</w:t>
            </w:r>
          </w:p>
        </w:tc>
      </w:tr>
      <w:tr w:rsidR="00160E72" w:rsidRPr="00A60279" w14:paraId="7BDDC72C" w14:textId="77777777" w:rsidTr="00A46897">
        <w:trPr>
          <w:jc w:val="center"/>
        </w:trPr>
        <w:tc>
          <w:tcPr>
            <w:tcW w:w="2046" w:type="dxa"/>
            <w:tcBorders>
              <w:top w:val="single" w:sz="4" w:space="0" w:color="auto"/>
              <w:left w:val="single" w:sz="4" w:space="0" w:color="auto"/>
              <w:bottom w:val="single" w:sz="4" w:space="0" w:color="auto"/>
              <w:right w:val="single" w:sz="4" w:space="0" w:color="auto"/>
            </w:tcBorders>
          </w:tcPr>
          <w:p w14:paraId="5C69309F" w14:textId="77777777" w:rsidR="00160E72" w:rsidRPr="00A60279" w:rsidRDefault="00160E72" w:rsidP="00160E72">
            <w:pPr>
              <w:spacing w:line="360" w:lineRule="auto"/>
              <w:jc w:val="left"/>
              <w:rPr>
                <w:rFonts w:ascii="Consolas" w:hAnsi="Consolas"/>
              </w:rPr>
            </w:pPr>
            <w:r w:rsidRPr="00A60279">
              <w:rPr>
                <w:rFonts w:ascii="Consolas" w:hAnsi="Consolas"/>
              </w:rPr>
              <w:t>返回用户密码</w:t>
            </w:r>
          </w:p>
        </w:tc>
        <w:tc>
          <w:tcPr>
            <w:tcW w:w="2268" w:type="dxa"/>
            <w:tcBorders>
              <w:top w:val="single" w:sz="4" w:space="0" w:color="auto"/>
              <w:left w:val="single" w:sz="4" w:space="0" w:color="auto"/>
              <w:bottom w:val="single" w:sz="4" w:space="0" w:color="auto"/>
              <w:right w:val="single" w:sz="4" w:space="0" w:color="auto"/>
            </w:tcBorders>
          </w:tcPr>
          <w:p w14:paraId="4A7B3760" w14:textId="77777777" w:rsidR="00160E72" w:rsidRPr="00A60279" w:rsidRDefault="00160E72" w:rsidP="00160E72">
            <w:pPr>
              <w:spacing w:line="360" w:lineRule="auto"/>
              <w:jc w:val="left"/>
              <w:rPr>
                <w:rFonts w:ascii="Consolas" w:hAnsi="Consolas"/>
              </w:rPr>
            </w:pPr>
            <w:proofErr w:type="spellStart"/>
            <w:proofErr w:type="gramStart"/>
            <w:r w:rsidRPr="00A60279">
              <w:rPr>
                <w:rFonts w:ascii="Consolas" w:hAnsi="Consolas"/>
              </w:rPr>
              <w:t>getUserPassword</w:t>
            </w:r>
            <w:proofErr w:type="spellEnd"/>
            <w:r w:rsidRPr="00A60279">
              <w:rPr>
                <w:rFonts w:ascii="Consolas" w:hAnsi="Consolas"/>
              </w:rPr>
              <w:t>(</w:t>
            </w:r>
            <w:proofErr w:type="gramEnd"/>
            <w:r w:rsidRPr="00A60279">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74084220" w14:textId="77777777" w:rsidR="00160E72" w:rsidRPr="00A60279" w:rsidRDefault="00160E72" w:rsidP="00160E72">
            <w:pPr>
              <w:spacing w:line="360" w:lineRule="auto"/>
              <w:jc w:val="left"/>
              <w:rPr>
                <w:rFonts w:ascii="Consolas" w:hAnsi="Consolas"/>
              </w:rPr>
            </w:pPr>
            <w:r w:rsidRPr="00A60279">
              <w:rPr>
                <w:rFonts w:ascii="Consolas" w:hAnsi="Consolas"/>
              </w:rPr>
              <w:t>String</w:t>
            </w:r>
          </w:p>
        </w:tc>
      </w:tr>
      <w:tr w:rsidR="00160E72" w:rsidRPr="00A60279" w14:paraId="685CFB82" w14:textId="77777777" w:rsidTr="00A46897">
        <w:trPr>
          <w:jc w:val="center"/>
        </w:trPr>
        <w:tc>
          <w:tcPr>
            <w:tcW w:w="2046" w:type="dxa"/>
            <w:tcBorders>
              <w:top w:val="single" w:sz="4" w:space="0" w:color="auto"/>
              <w:left w:val="single" w:sz="4" w:space="0" w:color="auto"/>
              <w:bottom w:val="single" w:sz="4" w:space="0" w:color="auto"/>
              <w:right w:val="single" w:sz="4" w:space="0" w:color="auto"/>
            </w:tcBorders>
          </w:tcPr>
          <w:p w14:paraId="062EE570" w14:textId="77777777" w:rsidR="00160E72" w:rsidRPr="00A60279" w:rsidRDefault="00160E72" w:rsidP="00160E72">
            <w:pPr>
              <w:spacing w:line="360" w:lineRule="auto"/>
              <w:jc w:val="left"/>
              <w:rPr>
                <w:rFonts w:ascii="Consolas" w:hAnsi="Consolas"/>
              </w:rPr>
            </w:pPr>
            <w:r w:rsidRPr="00A60279">
              <w:rPr>
                <w:rFonts w:ascii="Consolas" w:hAnsi="Consolas"/>
              </w:rPr>
              <w:t>设置用户密码</w:t>
            </w:r>
          </w:p>
        </w:tc>
        <w:tc>
          <w:tcPr>
            <w:tcW w:w="2268" w:type="dxa"/>
            <w:tcBorders>
              <w:top w:val="single" w:sz="4" w:space="0" w:color="auto"/>
              <w:left w:val="single" w:sz="4" w:space="0" w:color="auto"/>
              <w:bottom w:val="single" w:sz="4" w:space="0" w:color="auto"/>
              <w:right w:val="single" w:sz="4" w:space="0" w:color="auto"/>
            </w:tcBorders>
          </w:tcPr>
          <w:p w14:paraId="5024B64E" w14:textId="77777777" w:rsidR="00160E72" w:rsidRPr="00A60279" w:rsidRDefault="00160E72" w:rsidP="00160E72">
            <w:pPr>
              <w:spacing w:line="360" w:lineRule="auto"/>
              <w:jc w:val="left"/>
              <w:rPr>
                <w:rFonts w:ascii="Consolas" w:hAnsi="Consolas"/>
              </w:rPr>
            </w:pPr>
            <w:proofErr w:type="spellStart"/>
            <w:proofErr w:type="gramStart"/>
            <w:r w:rsidRPr="00A60279">
              <w:rPr>
                <w:rFonts w:ascii="Consolas" w:hAnsi="Consolas"/>
              </w:rPr>
              <w:t>setUserPassword</w:t>
            </w:r>
            <w:proofErr w:type="spellEnd"/>
            <w:r w:rsidRPr="00A60279">
              <w:rPr>
                <w:rFonts w:ascii="Consolas" w:hAnsi="Consolas"/>
              </w:rPr>
              <w:t>(</w:t>
            </w:r>
            <w:proofErr w:type="gramEnd"/>
            <w:r w:rsidRPr="00A60279">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2B72A627" w14:textId="77777777" w:rsidR="00160E72" w:rsidRPr="00A60279" w:rsidRDefault="00160E72" w:rsidP="00160E72">
            <w:pPr>
              <w:spacing w:line="360" w:lineRule="auto"/>
              <w:jc w:val="left"/>
              <w:rPr>
                <w:rFonts w:ascii="Consolas" w:hAnsi="Consolas"/>
              </w:rPr>
            </w:pPr>
            <w:r w:rsidRPr="00A60279">
              <w:rPr>
                <w:rFonts w:ascii="Consolas" w:hAnsi="Consolas"/>
              </w:rPr>
              <w:t>bool</w:t>
            </w:r>
          </w:p>
        </w:tc>
      </w:tr>
      <w:tr w:rsidR="00160E72" w:rsidRPr="00A60279" w14:paraId="62CFA430" w14:textId="77777777" w:rsidTr="00A46897">
        <w:trPr>
          <w:jc w:val="center"/>
        </w:trPr>
        <w:tc>
          <w:tcPr>
            <w:tcW w:w="2046" w:type="dxa"/>
            <w:tcBorders>
              <w:top w:val="single" w:sz="4" w:space="0" w:color="auto"/>
              <w:left w:val="single" w:sz="4" w:space="0" w:color="auto"/>
              <w:bottom w:val="single" w:sz="4" w:space="0" w:color="auto"/>
              <w:right w:val="single" w:sz="4" w:space="0" w:color="auto"/>
            </w:tcBorders>
          </w:tcPr>
          <w:p w14:paraId="5229A628" w14:textId="77777777" w:rsidR="00160E72" w:rsidRPr="00A60279" w:rsidRDefault="00160E72" w:rsidP="00160E72">
            <w:pPr>
              <w:spacing w:line="360" w:lineRule="auto"/>
              <w:rPr>
                <w:rFonts w:ascii="Consolas" w:hAnsi="Consolas"/>
              </w:rPr>
            </w:pPr>
            <w:r>
              <w:rPr>
                <w:rFonts w:ascii="Consolas" w:hAnsi="Consolas" w:hint="eastAsia"/>
              </w:rPr>
              <w:t>返回用户注册时间</w:t>
            </w:r>
          </w:p>
        </w:tc>
        <w:tc>
          <w:tcPr>
            <w:tcW w:w="2268" w:type="dxa"/>
            <w:tcBorders>
              <w:top w:val="single" w:sz="4" w:space="0" w:color="auto"/>
              <w:left w:val="single" w:sz="4" w:space="0" w:color="auto"/>
              <w:bottom w:val="single" w:sz="4" w:space="0" w:color="auto"/>
              <w:right w:val="single" w:sz="4" w:space="0" w:color="auto"/>
            </w:tcBorders>
          </w:tcPr>
          <w:p w14:paraId="22D83702" w14:textId="77777777" w:rsidR="00160E72" w:rsidRPr="00A60279" w:rsidRDefault="00160E72" w:rsidP="00160E72">
            <w:pPr>
              <w:spacing w:line="360" w:lineRule="auto"/>
              <w:rPr>
                <w:rFonts w:ascii="Consolas" w:hAnsi="Consolas"/>
              </w:rPr>
            </w:pPr>
            <w:proofErr w:type="spellStart"/>
            <w:proofErr w:type="gramStart"/>
            <w:r>
              <w:rPr>
                <w:rFonts w:ascii="Consolas" w:hAnsi="Consolas" w:hint="eastAsia"/>
              </w:rPr>
              <w:t>getRegister</w:t>
            </w:r>
            <w:r>
              <w:rPr>
                <w:rFonts w:ascii="Consolas" w:hAnsi="Consolas"/>
              </w:rPr>
              <w:t>Time</w:t>
            </w:r>
            <w:proofErr w:type="spellEnd"/>
            <w:r>
              <w:rPr>
                <w:rFonts w:ascii="Consolas" w:hAnsi="Consolas" w:hint="eastAsia"/>
              </w:rPr>
              <w:t>(</w:t>
            </w:r>
            <w:proofErr w:type="gramEnd"/>
            <w:r>
              <w:rPr>
                <w:rFonts w:ascii="Consolas" w:hAnsi="Consolas" w:hint="eastAsia"/>
              </w:rPr>
              <w:t>)</w:t>
            </w:r>
          </w:p>
        </w:tc>
        <w:tc>
          <w:tcPr>
            <w:tcW w:w="2130" w:type="dxa"/>
            <w:tcBorders>
              <w:top w:val="single" w:sz="4" w:space="0" w:color="auto"/>
              <w:left w:val="single" w:sz="4" w:space="0" w:color="auto"/>
              <w:bottom w:val="single" w:sz="4" w:space="0" w:color="auto"/>
              <w:right w:val="single" w:sz="4" w:space="0" w:color="auto"/>
            </w:tcBorders>
          </w:tcPr>
          <w:p w14:paraId="5BC2FF79" w14:textId="77777777" w:rsidR="00160E72" w:rsidRPr="00A60279" w:rsidRDefault="00160E72" w:rsidP="00160E72">
            <w:pPr>
              <w:tabs>
                <w:tab w:val="right" w:pos="1914"/>
              </w:tabs>
              <w:spacing w:line="360" w:lineRule="auto"/>
              <w:rPr>
                <w:rFonts w:ascii="Consolas" w:hAnsi="Consolas"/>
              </w:rPr>
            </w:pPr>
            <w:r>
              <w:rPr>
                <w:rFonts w:ascii="Consolas" w:hAnsi="Consolas" w:hint="eastAsia"/>
              </w:rPr>
              <w:t>string</w:t>
            </w:r>
            <w:r>
              <w:rPr>
                <w:rFonts w:ascii="Consolas" w:hAnsi="Consolas"/>
              </w:rPr>
              <w:tab/>
            </w:r>
          </w:p>
        </w:tc>
      </w:tr>
      <w:tr w:rsidR="00160E72" w:rsidRPr="00A60279" w14:paraId="117599D1" w14:textId="77777777" w:rsidTr="00A46897">
        <w:trPr>
          <w:jc w:val="center"/>
        </w:trPr>
        <w:tc>
          <w:tcPr>
            <w:tcW w:w="2046" w:type="dxa"/>
            <w:tcBorders>
              <w:top w:val="single" w:sz="4" w:space="0" w:color="auto"/>
              <w:left w:val="single" w:sz="4" w:space="0" w:color="auto"/>
              <w:bottom w:val="single" w:sz="4" w:space="0" w:color="auto"/>
              <w:right w:val="single" w:sz="4" w:space="0" w:color="auto"/>
            </w:tcBorders>
          </w:tcPr>
          <w:p w14:paraId="52DAC078" w14:textId="77777777" w:rsidR="00160E72" w:rsidRPr="00A60279" w:rsidRDefault="00160E72" w:rsidP="00160E72">
            <w:pPr>
              <w:spacing w:line="360" w:lineRule="auto"/>
              <w:rPr>
                <w:rFonts w:ascii="Consolas" w:hAnsi="Consolas"/>
              </w:rPr>
            </w:pPr>
            <w:r>
              <w:rPr>
                <w:rFonts w:ascii="Consolas" w:hAnsi="Consolas" w:hint="eastAsia"/>
              </w:rPr>
              <w:t>设置用户注册时间</w:t>
            </w:r>
          </w:p>
        </w:tc>
        <w:tc>
          <w:tcPr>
            <w:tcW w:w="2268" w:type="dxa"/>
            <w:tcBorders>
              <w:top w:val="single" w:sz="4" w:space="0" w:color="auto"/>
              <w:left w:val="single" w:sz="4" w:space="0" w:color="auto"/>
              <w:bottom w:val="single" w:sz="4" w:space="0" w:color="auto"/>
              <w:right w:val="single" w:sz="4" w:space="0" w:color="auto"/>
            </w:tcBorders>
          </w:tcPr>
          <w:p w14:paraId="2D169F2D" w14:textId="77777777" w:rsidR="00160E72" w:rsidRPr="00A60279" w:rsidRDefault="00160E72" w:rsidP="00160E72">
            <w:pPr>
              <w:spacing w:line="360" w:lineRule="auto"/>
              <w:rPr>
                <w:rFonts w:ascii="Consolas" w:hAnsi="Consolas"/>
              </w:rPr>
            </w:pPr>
            <w:proofErr w:type="spellStart"/>
            <w:proofErr w:type="gramStart"/>
            <w:r>
              <w:rPr>
                <w:rFonts w:ascii="Consolas" w:hAnsi="Consolas" w:hint="eastAsia"/>
              </w:rPr>
              <w:t>setRegisterTime</w:t>
            </w:r>
            <w:proofErr w:type="spellEnd"/>
            <w:r>
              <w:rPr>
                <w:rFonts w:ascii="Consolas" w:hAnsi="Consolas" w:hint="eastAsia"/>
              </w:rPr>
              <w:t>(</w:t>
            </w:r>
            <w:proofErr w:type="gramEnd"/>
            <w:r>
              <w:rPr>
                <w:rFonts w:ascii="Consolas" w:hAnsi="Consolas" w:hint="eastAsia"/>
              </w:rPr>
              <w:t>)</w:t>
            </w:r>
          </w:p>
        </w:tc>
        <w:tc>
          <w:tcPr>
            <w:tcW w:w="2130" w:type="dxa"/>
            <w:tcBorders>
              <w:top w:val="single" w:sz="4" w:space="0" w:color="auto"/>
              <w:left w:val="single" w:sz="4" w:space="0" w:color="auto"/>
              <w:bottom w:val="single" w:sz="4" w:space="0" w:color="auto"/>
              <w:right w:val="single" w:sz="4" w:space="0" w:color="auto"/>
            </w:tcBorders>
          </w:tcPr>
          <w:p w14:paraId="57E5442F" w14:textId="77777777" w:rsidR="00160E72" w:rsidRPr="00A60279" w:rsidRDefault="00160E72" w:rsidP="00160E72">
            <w:pPr>
              <w:spacing w:line="360" w:lineRule="auto"/>
              <w:rPr>
                <w:rFonts w:ascii="Consolas" w:hAnsi="Consolas"/>
              </w:rPr>
            </w:pPr>
            <w:r>
              <w:rPr>
                <w:rFonts w:ascii="Consolas" w:hAnsi="Consolas"/>
              </w:rPr>
              <w:t>B</w:t>
            </w:r>
            <w:r>
              <w:rPr>
                <w:rFonts w:ascii="Consolas" w:hAnsi="Consolas" w:hint="eastAsia"/>
              </w:rPr>
              <w:t>ool</w:t>
            </w:r>
          </w:p>
        </w:tc>
      </w:tr>
      <w:tr w:rsidR="00160E72" w14:paraId="03A6642B" w14:textId="77777777" w:rsidTr="00A46897">
        <w:trPr>
          <w:jc w:val="center"/>
        </w:trPr>
        <w:tc>
          <w:tcPr>
            <w:tcW w:w="2046" w:type="dxa"/>
            <w:tcBorders>
              <w:top w:val="single" w:sz="4" w:space="0" w:color="auto"/>
              <w:left w:val="single" w:sz="4" w:space="0" w:color="auto"/>
              <w:bottom w:val="single" w:sz="4" w:space="0" w:color="auto"/>
              <w:right w:val="single" w:sz="4" w:space="0" w:color="auto"/>
            </w:tcBorders>
          </w:tcPr>
          <w:p w14:paraId="679A9920" w14:textId="77777777" w:rsidR="00160E72" w:rsidRDefault="00160E72" w:rsidP="00160E72">
            <w:pPr>
              <w:spacing w:line="360" w:lineRule="auto"/>
              <w:jc w:val="left"/>
              <w:rPr>
                <w:rFonts w:ascii="Consolas" w:hAnsi="Consolas"/>
              </w:rPr>
            </w:pPr>
            <w:r>
              <w:rPr>
                <w:rFonts w:ascii="Consolas" w:hAnsi="Consolas" w:hint="eastAsia"/>
              </w:rPr>
              <w:t>返回用户类型</w:t>
            </w:r>
          </w:p>
        </w:tc>
        <w:tc>
          <w:tcPr>
            <w:tcW w:w="2268" w:type="dxa"/>
            <w:tcBorders>
              <w:top w:val="single" w:sz="4" w:space="0" w:color="auto"/>
              <w:left w:val="single" w:sz="4" w:space="0" w:color="auto"/>
              <w:bottom w:val="single" w:sz="4" w:space="0" w:color="auto"/>
              <w:right w:val="single" w:sz="4" w:space="0" w:color="auto"/>
            </w:tcBorders>
          </w:tcPr>
          <w:p w14:paraId="30F1554A" w14:textId="77777777" w:rsidR="00160E72" w:rsidRDefault="00160E72" w:rsidP="00160E72">
            <w:pPr>
              <w:spacing w:line="360" w:lineRule="auto"/>
              <w:jc w:val="left"/>
              <w:rPr>
                <w:rFonts w:ascii="Consolas" w:hAnsi="Consolas"/>
              </w:rPr>
            </w:pPr>
            <w:proofErr w:type="spellStart"/>
            <w:proofErr w:type="gramStart"/>
            <w:r>
              <w:rPr>
                <w:rFonts w:ascii="Consolas" w:hAnsi="Consolas" w:hint="eastAsia"/>
              </w:rPr>
              <w:t>getUserType</w:t>
            </w:r>
            <w:proofErr w:type="spellEnd"/>
            <w:r>
              <w:rPr>
                <w:rFonts w:ascii="Consolas" w:hAnsi="Consolas" w:hint="eastAsia"/>
              </w:rPr>
              <w:t>(</w:t>
            </w:r>
            <w:proofErr w:type="gramEnd"/>
            <w:r>
              <w:rPr>
                <w:rFonts w:ascii="Consolas" w:hAnsi="Consolas" w:hint="eastAsia"/>
              </w:rPr>
              <w:t>)</w:t>
            </w:r>
          </w:p>
        </w:tc>
        <w:tc>
          <w:tcPr>
            <w:tcW w:w="2130" w:type="dxa"/>
            <w:tcBorders>
              <w:top w:val="single" w:sz="4" w:space="0" w:color="auto"/>
              <w:left w:val="single" w:sz="4" w:space="0" w:color="auto"/>
              <w:bottom w:val="single" w:sz="4" w:space="0" w:color="auto"/>
              <w:right w:val="single" w:sz="4" w:space="0" w:color="auto"/>
            </w:tcBorders>
          </w:tcPr>
          <w:p w14:paraId="3561CA9B" w14:textId="77777777" w:rsidR="00160E72" w:rsidRDefault="00160E72" w:rsidP="00160E72">
            <w:pPr>
              <w:spacing w:line="360" w:lineRule="auto"/>
              <w:jc w:val="left"/>
              <w:rPr>
                <w:rFonts w:ascii="Consolas" w:hAnsi="Consolas"/>
              </w:rPr>
            </w:pPr>
            <w:r>
              <w:rPr>
                <w:rFonts w:ascii="Consolas" w:hAnsi="Consolas" w:hint="eastAsia"/>
              </w:rPr>
              <w:t>string</w:t>
            </w:r>
          </w:p>
        </w:tc>
      </w:tr>
      <w:tr w:rsidR="00160E72" w14:paraId="45BA252A" w14:textId="77777777" w:rsidTr="00A46897">
        <w:trPr>
          <w:jc w:val="center"/>
        </w:trPr>
        <w:tc>
          <w:tcPr>
            <w:tcW w:w="2046" w:type="dxa"/>
            <w:tcBorders>
              <w:top w:val="single" w:sz="4" w:space="0" w:color="auto"/>
              <w:left w:val="single" w:sz="4" w:space="0" w:color="auto"/>
              <w:bottom w:val="single" w:sz="4" w:space="0" w:color="auto"/>
              <w:right w:val="single" w:sz="4" w:space="0" w:color="auto"/>
            </w:tcBorders>
          </w:tcPr>
          <w:p w14:paraId="215D8084" w14:textId="77777777" w:rsidR="00160E72" w:rsidRDefault="00160E72" w:rsidP="00160E72">
            <w:pPr>
              <w:spacing w:line="360" w:lineRule="auto"/>
              <w:jc w:val="left"/>
              <w:rPr>
                <w:rFonts w:ascii="Consolas" w:hAnsi="Consolas"/>
              </w:rPr>
            </w:pPr>
            <w:r>
              <w:rPr>
                <w:rFonts w:ascii="Consolas" w:hAnsi="Consolas" w:hint="eastAsia"/>
              </w:rPr>
              <w:t>设置用户类型</w:t>
            </w:r>
          </w:p>
        </w:tc>
        <w:tc>
          <w:tcPr>
            <w:tcW w:w="2268" w:type="dxa"/>
            <w:tcBorders>
              <w:top w:val="single" w:sz="4" w:space="0" w:color="auto"/>
              <w:left w:val="single" w:sz="4" w:space="0" w:color="auto"/>
              <w:bottom w:val="single" w:sz="4" w:space="0" w:color="auto"/>
              <w:right w:val="single" w:sz="4" w:space="0" w:color="auto"/>
            </w:tcBorders>
          </w:tcPr>
          <w:p w14:paraId="1B1818F4" w14:textId="77777777" w:rsidR="00160E72" w:rsidRDefault="00160E72" w:rsidP="00160E72">
            <w:pPr>
              <w:spacing w:line="360" w:lineRule="auto"/>
              <w:jc w:val="left"/>
              <w:rPr>
                <w:rFonts w:ascii="Consolas" w:hAnsi="Consolas"/>
              </w:rPr>
            </w:pPr>
            <w:proofErr w:type="spellStart"/>
            <w:proofErr w:type="gramStart"/>
            <w:r>
              <w:rPr>
                <w:rFonts w:ascii="Consolas" w:hAnsi="Consolas"/>
              </w:rPr>
              <w:t>s</w:t>
            </w:r>
            <w:r>
              <w:rPr>
                <w:rFonts w:ascii="Consolas" w:hAnsi="Consolas" w:hint="eastAsia"/>
              </w:rPr>
              <w:t>et</w:t>
            </w:r>
            <w:r>
              <w:rPr>
                <w:rFonts w:ascii="Consolas" w:hAnsi="Consolas"/>
              </w:rPr>
              <w:t>UserType</w:t>
            </w:r>
            <w:proofErr w:type="spellEnd"/>
            <w:r>
              <w:rPr>
                <w:rFonts w:ascii="Consolas" w:hAnsi="Consolas"/>
              </w:rPr>
              <w:t>(</w:t>
            </w:r>
            <w:proofErr w:type="gramEnd"/>
            <w:r>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068209AF" w14:textId="77777777" w:rsidR="00160E72" w:rsidRDefault="00160E72" w:rsidP="00160E72">
            <w:pPr>
              <w:spacing w:line="360" w:lineRule="auto"/>
              <w:jc w:val="left"/>
              <w:rPr>
                <w:rFonts w:ascii="Consolas" w:hAnsi="Consolas"/>
              </w:rPr>
            </w:pPr>
            <w:r>
              <w:rPr>
                <w:rFonts w:ascii="Consolas" w:hAnsi="Consolas"/>
              </w:rPr>
              <w:t>B</w:t>
            </w:r>
            <w:r>
              <w:rPr>
                <w:rFonts w:ascii="Consolas" w:hAnsi="Consolas" w:hint="eastAsia"/>
              </w:rPr>
              <w:t>ool</w:t>
            </w:r>
          </w:p>
        </w:tc>
      </w:tr>
      <w:tr w:rsidR="00160E72" w14:paraId="0389B2D9" w14:textId="77777777" w:rsidTr="00A46897">
        <w:trPr>
          <w:jc w:val="center"/>
        </w:trPr>
        <w:tc>
          <w:tcPr>
            <w:tcW w:w="2046" w:type="dxa"/>
            <w:tcBorders>
              <w:top w:val="single" w:sz="4" w:space="0" w:color="auto"/>
              <w:left w:val="single" w:sz="4" w:space="0" w:color="auto"/>
              <w:bottom w:val="single" w:sz="4" w:space="0" w:color="auto"/>
              <w:right w:val="single" w:sz="4" w:space="0" w:color="auto"/>
            </w:tcBorders>
          </w:tcPr>
          <w:p w14:paraId="113084A4" w14:textId="77777777" w:rsidR="00160E72" w:rsidRPr="00A60279" w:rsidRDefault="00160E72" w:rsidP="00160E72">
            <w:pPr>
              <w:spacing w:line="360" w:lineRule="auto"/>
              <w:jc w:val="left"/>
              <w:rPr>
                <w:rFonts w:ascii="Consolas" w:hAnsi="Consolas"/>
              </w:rPr>
            </w:pPr>
            <w:r w:rsidRPr="00A60279">
              <w:rPr>
                <w:rFonts w:ascii="Consolas" w:hAnsi="Consolas"/>
              </w:rPr>
              <w:t>用户</w:t>
            </w:r>
            <w:r>
              <w:rPr>
                <w:rFonts w:ascii="Consolas" w:hAnsi="Consolas" w:hint="eastAsia"/>
              </w:rPr>
              <w:t>是否验证邮箱</w:t>
            </w:r>
          </w:p>
        </w:tc>
        <w:tc>
          <w:tcPr>
            <w:tcW w:w="2268" w:type="dxa"/>
            <w:tcBorders>
              <w:top w:val="single" w:sz="4" w:space="0" w:color="auto"/>
              <w:left w:val="single" w:sz="4" w:space="0" w:color="auto"/>
              <w:bottom w:val="single" w:sz="4" w:space="0" w:color="auto"/>
              <w:right w:val="single" w:sz="4" w:space="0" w:color="auto"/>
            </w:tcBorders>
          </w:tcPr>
          <w:p w14:paraId="0D5D4CE4" w14:textId="77777777" w:rsidR="00160E72" w:rsidRPr="00A60279" w:rsidRDefault="00160E72" w:rsidP="00160E72">
            <w:pPr>
              <w:spacing w:line="360" w:lineRule="auto"/>
              <w:jc w:val="left"/>
              <w:rPr>
                <w:rFonts w:ascii="Consolas" w:hAnsi="Consolas"/>
              </w:rPr>
            </w:pPr>
            <w:proofErr w:type="spellStart"/>
            <w:proofErr w:type="gramStart"/>
            <w:r>
              <w:rPr>
                <w:rFonts w:ascii="Consolas" w:hAnsi="Consolas"/>
              </w:rPr>
              <w:t>isVerified</w:t>
            </w:r>
            <w:r w:rsidRPr="00A60279">
              <w:rPr>
                <w:rFonts w:ascii="Consolas" w:hAnsi="Consolas"/>
              </w:rPr>
              <w:t>User</w:t>
            </w:r>
            <w:proofErr w:type="spellEnd"/>
            <w:r w:rsidRPr="00A60279">
              <w:rPr>
                <w:rFonts w:ascii="Consolas" w:hAnsi="Consolas"/>
              </w:rPr>
              <w:t>(</w:t>
            </w:r>
            <w:proofErr w:type="gramEnd"/>
            <w:r w:rsidRPr="00A60279">
              <w:rPr>
                <w:rFonts w:ascii="Consolas" w:hAnsi="Consolas"/>
              </w:rPr>
              <w:t>)</w:t>
            </w:r>
          </w:p>
        </w:tc>
        <w:tc>
          <w:tcPr>
            <w:tcW w:w="2130" w:type="dxa"/>
            <w:tcBorders>
              <w:top w:val="single" w:sz="4" w:space="0" w:color="auto"/>
              <w:left w:val="single" w:sz="4" w:space="0" w:color="auto"/>
              <w:bottom w:val="single" w:sz="4" w:space="0" w:color="auto"/>
              <w:right w:val="single" w:sz="4" w:space="0" w:color="auto"/>
            </w:tcBorders>
          </w:tcPr>
          <w:p w14:paraId="4F5B7AFA" w14:textId="77777777" w:rsidR="00160E72" w:rsidRPr="00A60279" w:rsidRDefault="00160E72" w:rsidP="00160E72">
            <w:pPr>
              <w:spacing w:line="360" w:lineRule="auto"/>
              <w:jc w:val="left"/>
              <w:rPr>
                <w:rFonts w:ascii="Consolas" w:hAnsi="Consolas"/>
              </w:rPr>
            </w:pPr>
            <w:r w:rsidRPr="00A60279">
              <w:rPr>
                <w:rFonts w:ascii="Consolas" w:hAnsi="Consolas"/>
              </w:rPr>
              <w:t>Bool</w:t>
            </w:r>
          </w:p>
        </w:tc>
      </w:tr>
    </w:tbl>
    <w:p w14:paraId="549EE322" w14:textId="77777777" w:rsidR="00C75B9A" w:rsidRPr="00A60279" w:rsidRDefault="00C75B9A" w:rsidP="00A76F3F">
      <w:pPr>
        <w:spacing w:line="360" w:lineRule="auto"/>
        <w:rPr>
          <w:rFonts w:ascii="Consolas" w:hAnsi="Consolas"/>
        </w:rPr>
      </w:pPr>
    </w:p>
    <w:p w14:paraId="6E7C60F2" w14:textId="77777777" w:rsidR="00513861" w:rsidRPr="00A60279" w:rsidRDefault="00513861" w:rsidP="00A60279">
      <w:pPr>
        <w:spacing w:line="360" w:lineRule="auto"/>
        <w:ind w:firstLineChars="202" w:firstLine="424"/>
        <w:rPr>
          <w:rFonts w:ascii="Consolas" w:hAnsi="Consolas"/>
        </w:rPr>
      </w:pPr>
      <w:r w:rsidRPr="00A60279">
        <w:rPr>
          <w:rFonts w:ascii="Consolas" w:hAnsi="Consolas"/>
        </w:rPr>
        <w:t>类名：</w:t>
      </w:r>
      <w:r w:rsidR="00160E72">
        <w:rPr>
          <w:rFonts w:ascii="Consolas" w:hAnsi="Consolas"/>
        </w:rPr>
        <w:t>Food</w:t>
      </w:r>
    </w:p>
    <w:p w14:paraId="34A01CB3" w14:textId="77777777" w:rsidR="00513861" w:rsidRPr="00A60279" w:rsidRDefault="00513861" w:rsidP="00A76F3F">
      <w:pPr>
        <w:spacing w:line="360" w:lineRule="auto"/>
        <w:rPr>
          <w:rFonts w:ascii="Consolas" w:hAnsi="Consolas"/>
        </w:rPr>
      </w:pPr>
      <w:r w:rsidRPr="00A60279">
        <w:rPr>
          <w:rFonts w:ascii="Consolas" w:hAnsi="Consolas"/>
        </w:rPr>
        <w:t xml:space="preserve">  </w:t>
      </w:r>
      <w:r w:rsidR="00A60279" w:rsidRPr="00A60279">
        <w:rPr>
          <w:rFonts w:ascii="Consolas" w:hAnsi="Consolas"/>
        </w:rPr>
        <w:t xml:space="preserve">  </w:t>
      </w:r>
      <w:r w:rsidRPr="00A60279">
        <w:rPr>
          <w:rFonts w:ascii="Consolas" w:hAnsi="Consolas"/>
        </w:rPr>
        <w:t>操作表如表</w:t>
      </w:r>
      <w:r w:rsidR="00236914">
        <w:rPr>
          <w:rFonts w:ascii="Consolas" w:hAnsi="Consolas"/>
        </w:rPr>
        <w:t>2.2.4</w:t>
      </w:r>
      <w:r w:rsidRPr="00A60279">
        <w:rPr>
          <w:rFonts w:ascii="Consolas" w:hAnsi="Consolas"/>
        </w:rPr>
        <w:t>所示：</w:t>
      </w:r>
    </w:p>
    <w:p w14:paraId="7D79D15F" w14:textId="77777777" w:rsidR="00513861" w:rsidRPr="00A60279" w:rsidRDefault="00513861" w:rsidP="00A76F3F">
      <w:pPr>
        <w:spacing w:line="360" w:lineRule="auto"/>
        <w:ind w:firstLine="420"/>
        <w:jc w:val="center"/>
        <w:rPr>
          <w:rFonts w:ascii="Consolas" w:hAnsi="Consolas"/>
        </w:rPr>
      </w:pPr>
      <w:r w:rsidRPr="00A60279">
        <w:rPr>
          <w:rFonts w:ascii="Consolas" w:hAnsi="Consolas"/>
        </w:rPr>
        <w:t>表</w:t>
      </w:r>
      <w:r w:rsidRPr="00A60279">
        <w:rPr>
          <w:rFonts w:ascii="Consolas" w:hAnsi="Consolas"/>
        </w:rPr>
        <w:t>2.</w:t>
      </w:r>
      <w:r w:rsidR="00236914">
        <w:rPr>
          <w:rFonts w:ascii="Consolas" w:hAnsi="Consolas"/>
        </w:rPr>
        <w:t>2.4</w:t>
      </w:r>
      <w:r w:rsidR="00680934">
        <w:rPr>
          <w:rFonts w:ascii="Consolas" w:hAnsi="Consolas"/>
        </w:rPr>
        <w:t xml:space="preserve"> </w:t>
      </w:r>
      <w:r w:rsidR="00160E72">
        <w:rPr>
          <w:rFonts w:ascii="Consolas" w:hAnsi="Consolas"/>
        </w:rPr>
        <w:t>Food</w:t>
      </w:r>
      <w:r w:rsidRPr="00A60279">
        <w:rPr>
          <w:rFonts w:ascii="Consolas" w:hAnsi="Consolas"/>
        </w:rPr>
        <w:t>类操作表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8"/>
        <w:gridCol w:w="2268"/>
        <w:gridCol w:w="1988"/>
      </w:tblGrid>
      <w:tr w:rsidR="00513861" w:rsidRPr="00A60279" w14:paraId="378860D3" w14:textId="77777777" w:rsidTr="00D9366D">
        <w:trPr>
          <w:jc w:val="center"/>
        </w:trPr>
        <w:tc>
          <w:tcPr>
            <w:tcW w:w="2188" w:type="dxa"/>
          </w:tcPr>
          <w:p w14:paraId="45621B41" w14:textId="77777777" w:rsidR="00513861" w:rsidRPr="00A60279" w:rsidRDefault="00513861" w:rsidP="00A76F3F">
            <w:pPr>
              <w:spacing w:line="360" w:lineRule="auto"/>
              <w:jc w:val="center"/>
              <w:rPr>
                <w:rFonts w:ascii="Consolas" w:hAnsi="Consolas"/>
              </w:rPr>
            </w:pPr>
            <w:r w:rsidRPr="00A60279">
              <w:rPr>
                <w:rFonts w:ascii="Consolas" w:hAnsi="Consolas"/>
              </w:rPr>
              <w:t>中文名</w:t>
            </w:r>
          </w:p>
        </w:tc>
        <w:tc>
          <w:tcPr>
            <w:tcW w:w="2268" w:type="dxa"/>
          </w:tcPr>
          <w:p w14:paraId="5FBC5C43" w14:textId="77777777" w:rsidR="00513861" w:rsidRPr="00A60279" w:rsidRDefault="00513861" w:rsidP="00A76F3F">
            <w:pPr>
              <w:spacing w:line="360" w:lineRule="auto"/>
              <w:jc w:val="center"/>
              <w:rPr>
                <w:rFonts w:ascii="Consolas" w:hAnsi="Consolas"/>
              </w:rPr>
            </w:pPr>
            <w:r w:rsidRPr="00A60279">
              <w:rPr>
                <w:rFonts w:ascii="Consolas" w:hAnsi="Consolas"/>
              </w:rPr>
              <w:t>英文名</w:t>
            </w:r>
          </w:p>
        </w:tc>
        <w:tc>
          <w:tcPr>
            <w:tcW w:w="1988" w:type="dxa"/>
          </w:tcPr>
          <w:p w14:paraId="582C5366" w14:textId="77777777" w:rsidR="00513861" w:rsidRPr="00A60279" w:rsidRDefault="00513861" w:rsidP="00A76F3F">
            <w:pPr>
              <w:spacing w:line="360" w:lineRule="auto"/>
              <w:jc w:val="center"/>
              <w:rPr>
                <w:rFonts w:ascii="Consolas" w:hAnsi="Consolas"/>
              </w:rPr>
            </w:pPr>
            <w:r w:rsidRPr="00A60279">
              <w:rPr>
                <w:rFonts w:ascii="Consolas" w:hAnsi="Consolas"/>
              </w:rPr>
              <w:t>返回值类型</w:t>
            </w:r>
          </w:p>
        </w:tc>
      </w:tr>
      <w:tr w:rsidR="00574DEC" w:rsidRPr="00A60279" w14:paraId="5FB534B7" w14:textId="77777777" w:rsidTr="00D9366D">
        <w:trPr>
          <w:jc w:val="center"/>
        </w:trPr>
        <w:tc>
          <w:tcPr>
            <w:tcW w:w="2188" w:type="dxa"/>
          </w:tcPr>
          <w:p w14:paraId="05F7404B" w14:textId="77777777" w:rsidR="00574DEC" w:rsidRDefault="00574DEC" w:rsidP="00A76F3F">
            <w:pPr>
              <w:spacing w:line="360" w:lineRule="auto"/>
              <w:rPr>
                <w:rFonts w:ascii="Consolas" w:hAnsi="Consolas"/>
              </w:rPr>
            </w:pPr>
            <w:r>
              <w:rPr>
                <w:rFonts w:ascii="Consolas" w:hAnsi="Consolas" w:hint="eastAsia"/>
              </w:rPr>
              <w:t>添加</w:t>
            </w:r>
            <w:r w:rsidR="00160E72">
              <w:rPr>
                <w:rFonts w:ascii="Consolas" w:hAnsi="Consolas" w:hint="eastAsia"/>
              </w:rPr>
              <w:t>菜品</w:t>
            </w:r>
          </w:p>
        </w:tc>
        <w:tc>
          <w:tcPr>
            <w:tcW w:w="2268" w:type="dxa"/>
          </w:tcPr>
          <w:p w14:paraId="796A3537" w14:textId="77777777" w:rsidR="00574DEC" w:rsidRDefault="00574DEC" w:rsidP="00A76F3F">
            <w:pPr>
              <w:spacing w:line="360" w:lineRule="auto"/>
              <w:rPr>
                <w:rFonts w:ascii="Consolas" w:hAnsi="Consolas"/>
              </w:rPr>
            </w:pPr>
            <w:proofErr w:type="spellStart"/>
            <w:proofErr w:type="gramStart"/>
            <w:r>
              <w:rPr>
                <w:rFonts w:ascii="Consolas" w:hAnsi="Consolas" w:hint="eastAsia"/>
              </w:rPr>
              <w:t>add</w:t>
            </w:r>
            <w:r w:rsidR="00160E72">
              <w:rPr>
                <w:rFonts w:ascii="Consolas" w:hAnsi="Consolas"/>
              </w:rPr>
              <w:t>Food</w:t>
            </w:r>
            <w:proofErr w:type="spellEnd"/>
            <w:r>
              <w:rPr>
                <w:rFonts w:ascii="Consolas" w:hAnsi="Consolas" w:hint="eastAsia"/>
              </w:rPr>
              <w:t>(</w:t>
            </w:r>
            <w:proofErr w:type="gramEnd"/>
            <w:r>
              <w:rPr>
                <w:rFonts w:ascii="Consolas" w:hAnsi="Consolas" w:hint="eastAsia"/>
              </w:rPr>
              <w:t>)</w:t>
            </w:r>
          </w:p>
        </w:tc>
        <w:tc>
          <w:tcPr>
            <w:tcW w:w="1988" w:type="dxa"/>
          </w:tcPr>
          <w:p w14:paraId="7A88731E" w14:textId="77777777" w:rsidR="00574DEC" w:rsidRDefault="00574DEC" w:rsidP="00A76F3F">
            <w:pPr>
              <w:spacing w:line="360" w:lineRule="auto"/>
              <w:rPr>
                <w:rFonts w:ascii="Consolas" w:hAnsi="Consolas"/>
              </w:rPr>
            </w:pPr>
            <w:r>
              <w:rPr>
                <w:rFonts w:ascii="Consolas" w:hAnsi="Consolas"/>
              </w:rPr>
              <w:t>B</w:t>
            </w:r>
            <w:r>
              <w:rPr>
                <w:rFonts w:ascii="Consolas" w:hAnsi="Consolas" w:hint="eastAsia"/>
              </w:rPr>
              <w:t>ool</w:t>
            </w:r>
          </w:p>
        </w:tc>
      </w:tr>
      <w:tr w:rsidR="00574DEC" w:rsidRPr="00A60279" w14:paraId="74502284" w14:textId="77777777" w:rsidTr="00D9366D">
        <w:trPr>
          <w:jc w:val="center"/>
        </w:trPr>
        <w:tc>
          <w:tcPr>
            <w:tcW w:w="2188" w:type="dxa"/>
          </w:tcPr>
          <w:p w14:paraId="45B44332" w14:textId="77777777" w:rsidR="00574DEC" w:rsidRDefault="00574DEC" w:rsidP="00A76F3F">
            <w:pPr>
              <w:spacing w:line="360" w:lineRule="auto"/>
              <w:rPr>
                <w:rFonts w:ascii="Consolas" w:hAnsi="Consolas"/>
              </w:rPr>
            </w:pPr>
            <w:r>
              <w:rPr>
                <w:rFonts w:ascii="Consolas" w:hAnsi="Consolas" w:hint="eastAsia"/>
              </w:rPr>
              <w:t>删除</w:t>
            </w:r>
            <w:r w:rsidR="00160E72">
              <w:rPr>
                <w:rFonts w:ascii="Consolas" w:hAnsi="Consolas" w:hint="eastAsia"/>
              </w:rPr>
              <w:t>菜品</w:t>
            </w:r>
          </w:p>
        </w:tc>
        <w:tc>
          <w:tcPr>
            <w:tcW w:w="2268" w:type="dxa"/>
          </w:tcPr>
          <w:p w14:paraId="2F82B287" w14:textId="77777777" w:rsidR="00574DEC" w:rsidRDefault="00574DEC" w:rsidP="00A76F3F">
            <w:pPr>
              <w:spacing w:line="360" w:lineRule="auto"/>
              <w:rPr>
                <w:rFonts w:ascii="Consolas" w:hAnsi="Consolas"/>
              </w:rPr>
            </w:pPr>
            <w:proofErr w:type="spellStart"/>
            <w:proofErr w:type="gramStart"/>
            <w:r>
              <w:rPr>
                <w:rFonts w:ascii="Consolas" w:hAnsi="Consolas" w:hint="eastAsia"/>
              </w:rPr>
              <w:t>delete</w:t>
            </w:r>
            <w:r w:rsidR="00160E72">
              <w:rPr>
                <w:rFonts w:ascii="Consolas" w:hAnsi="Consolas"/>
              </w:rPr>
              <w:t>Food</w:t>
            </w:r>
            <w:proofErr w:type="spellEnd"/>
            <w:r>
              <w:rPr>
                <w:rFonts w:ascii="Consolas" w:hAnsi="Consolas" w:hint="eastAsia"/>
              </w:rPr>
              <w:t>(</w:t>
            </w:r>
            <w:proofErr w:type="gramEnd"/>
            <w:r>
              <w:rPr>
                <w:rFonts w:ascii="Consolas" w:hAnsi="Consolas" w:hint="eastAsia"/>
              </w:rPr>
              <w:t>)</w:t>
            </w:r>
          </w:p>
        </w:tc>
        <w:tc>
          <w:tcPr>
            <w:tcW w:w="1988" w:type="dxa"/>
          </w:tcPr>
          <w:p w14:paraId="4407A4F5" w14:textId="77777777" w:rsidR="00574DEC" w:rsidRDefault="00574DEC" w:rsidP="00A76F3F">
            <w:pPr>
              <w:spacing w:line="360" w:lineRule="auto"/>
              <w:rPr>
                <w:rFonts w:ascii="Consolas" w:hAnsi="Consolas"/>
              </w:rPr>
            </w:pPr>
            <w:r>
              <w:rPr>
                <w:rFonts w:ascii="Consolas" w:hAnsi="Consolas"/>
              </w:rPr>
              <w:t>B</w:t>
            </w:r>
            <w:r>
              <w:rPr>
                <w:rFonts w:ascii="Consolas" w:hAnsi="Consolas" w:hint="eastAsia"/>
              </w:rPr>
              <w:t>ool</w:t>
            </w:r>
          </w:p>
        </w:tc>
      </w:tr>
      <w:tr w:rsidR="00332E05" w:rsidRPr="00A60279" w14:paraId="3C61A07E" w14:textId="77777777" w:rsidTr="00D9366D">
        <w:trPr>
          <w:jc w:val="center"/>
        </w:trPr>
        <w:tc>
          <w:tcPr>
            <w:tcW w:w="2188" w:type="dxa"/>
          </w:tcPr>
          <w:p w14:paraId="41492826" w14:textId="77777777" w:rsidR="00332E05" w:rsidRDefault="00332E05" w:rsidP="00A76F3F">
            <w:pPr>
              <w:spacing w:line="360" w:lineRule="auto"/>
              <w:rPr>
                <w:rFonts w:ascii="Consolas" w:hAnsi="Consolas"/>
              </w:rPr>
            </w:pPr>
            <w:r>
              <w:rPr>
                <w:rFonts w:ascii="Consolas" w:hAnsi="Consolas" w:hint="eastAsia"/>
              </w:rPr>
              <w:t>设置</w:t>
            </w:r>
            <w:r w:rsidR="00160E72">
              <w:rPr>
                <w:rFonts w:ascii="Consolas" w:hAnsi="Consolas" w:hint="eastAsia"/>
              </w:rPr>
              <w:t>菜品</w:t>
            </w:r>
            <w:r>
              <w:rPr>
                <w:rFonts w:ascii="Consolas" w:hAnsi="Consolas" w:hint="eastAsia"/>
              </w:rPr>
              <w:t>ID</w:t>
            </w:r>
          </w:p>
        </w:tc>
        <w:tc>
          <w:tcPr>
            <w:tcW w:w="2268" w:type="dxa"/>
          </w:tcPr>
          <w:p w14:paraId="2E961FEF" w14:textId="77777777" w:rsidR="00332E05" w:rsidRDefault="00574DEC" w:rsidP="00A76F3F">
            <w:pPr>
              <w:spacing w:line="360" w:lineRule="auto"/>
              <w:rPr>
                <w:rFonts w:ascii="Consolas" w:hAnsi="Consolas"/>
              </w:rPr>
            </w:pPr>
            <w:proofErr w:type="spellStart"/>
            <w:proofErr w:type="gramStart"/>
            <w:r>
              <w:rPr>
                <w:rFonts w:ascii="Consolas" w:hAnsi="Consolas" w:hint="eastAsia"/>
              </w:rPr>
              <w:t>set</w:t>
            </w:r>
            <w:r w:rsidR="00160E72">
              <w:rPr>
                <w:rFonts w:ascii="Consolas" w:hAnsi="Consolas"/>
              </w:rPr>
              <w:t>Food</w:t>
            </w:r>
            <w:r>
              <w:rPr>
                <w:rFonts w:ascii="Consolas" w:hAnsi="Consolas" w:hint="eastAsia"/>
              </w:rPr>
              <w:t>ID</w:t>
            </w:r>
            <w:proofErr w:type="spellEnd"/>
            <w:r>
              <w:rPr>
                <w:rFonts w:ascii="Consolas" w:hAnsi="Consolas" w:hint="eastAsia"/>
              </w:rPr>
              <w:t>(</w:t>
            </w:r>
            <w:proofErr w:type="gramEnd"/>
            <w:r>
              <w:rPr>
                <w:rFonts w:ascii="Consolas" w:hAnsi="Consolas" w:hint="eastAsia"/>
              </w:rPr>
              <w:t>)</w:t>
            </w:r>
          </w:p>
        </w:tc>
        <w:tc>
          <w:tcPr>
            <w:tcW w:w="1988" w:type="dxa"/>
          </w:tcPr>
          <w:p w14:paraId="5053DD67" w14:textId="77777777" w:rsidR="00332E05" w:rsidRDefault="00574DEC" w:rsidP="00A76F3F">
            <w:pPr>
              <w:spacing w:line="360" w:lineRule="auto"/>
              <w:rPr>
                <w:rFonts w:ascii="Consolas" w:hAnsi="Consolas"/>
              </w:rPr>
            </w:pPr>
            <w:r>
              <w:rPr>
                <w:rFonts w:ascii="Consolas" w:hAnsi="Consolas" w:hint="eastAsia"/>
              </w:rPr>
              <w:t>bool</w:t>
            </w:r>
          </w:p>
        </w:tc>
      </w:tr>
      <w:tr w:rsidR="00513861" w:rsidRPr="00A60279" w14:paraId="32751CB1" w14:textId="77777777" w:rsidTr="00D9366D">
        <w:trPr>
          <w:jc w:val="center"/>
        </w:trPr>
        <w:tc>
          <w:tcPr>
            <w:tcW w:w="2188" w:type="dxa"/>
          </w:tcPr>
          <w:p w14:paraId="0856E715" w14:textId="77777777" w:rsidR="00513861" w:rsidRPr="00A60279" w:rsidRDefault="00A505FB" w:rsidP="00A76F3F">
            <w:pPr>
              <w:spacing w:line="360" w:lineRule="auto"/>
              <w:rPr>
                <w:rFonts w:ascii="Consolas" w:hAnsi="Consolas"/>
              </w:rPr>
            </w:pPr>
            <w:r>
              <w:rPr>
                <w:rFonts w:ascii="Consolas" w:hAnsi="Consolas" w:hint="eastAsia"/>
              </w:rPr>
              <w:t>返回文章</w:t>
            </w:r>
            <w:r>
              <w:rPr>
                <w:rFonts w:ascii="Consolas" w:hAnsi="Consolas" w:hint="eastAsia"/>
              </w:rPr>
              <w:t>ID</w:t>
            </w:r>
          </w:p>
        </w:tc>
        <w:tc>
          <w:tcPr>
            <w:tcW w:w="2268" w:type="dxa"/>
          </w:tcPr>
          <w:p w14:paraId="08EBB3EC" w14:textId="77777777" w:rsidR="00513861" w:rsidRPr="00A60279" w:rsidRDefault="00A505FB" w:rsidP="00A76F3F">
            <w:pPr>
              <w:spacing w:line="360" w:lineRule="auto"/>
              <w:rPr>
                <w:rFonts w:ascii="Consolas" w:hAnsi="Consolas"/>
              </w:rPr>
            </w:pPr>
            <w:proofErr w:type="spellStart"/>
            <w:proofErr w:type="gramStart"/>
            <w:r>
              <w:rPr>
                <w:rFonts w:ascii="Consolas" w:hAnsi="Consolas"/>
              </w:rPr>
              <w:t>get</w:t>
            </w:r>
            <w:r w:rsidR="00160E72">
              <w:rPr>
                <w:rFonts w:ascii="Consolas" w:hAnsi="Consolas"/>
              </w:rPr>
              <w:t>Food</w:t>
            </w:r>
            <w:r>
              <w:rPr>
                <w:rFonts w:ascii="Consolas" w:hAnsi="Consolas"/>
              </w:rPr>
              <w:t>ID</w:t>
            </w:r>
            <w:proofErr w:type="spellEnd"/>
            <w:r>
              <w:rPr>
                <w:rFonts w:ascii="Consolas" w:hAnsi="Consolas"/>
              </w:rPr>
              <w:t>(</w:t>
            </w:r>
            <w:proofErr w:type="gramEnd"/>
            <w:r>
              <w:rPr>
                <w:rFonts w:ascii="Consolas" w:hAnsi="Consolas"/>
              </w:rPr>
              <w:t>)</w:t>
            </w:r>
          </w:p>
        </w:tc>
        <w:tc>
          <w:tcPr>
            <w:tcW w:w="1988" w:type="dxa"/>
          </w:tcPr>
          <w:p w14:paraId="55622D6A" w14:textId="77777777" w:rsidR="00513861" w:rsidRPr="00A60279" w:rsidRDefault="00A505FB" w:rsidP="00A76F3F">
            <w:pPr>
              <w:spacing w:line="360" w:lineRule="auto"/>
              <w:rPr>
                <w:rFonts w:ascii="Consolas" w:hAnsi="Consolas"/>
              </w:rPr>
            </w:pPr>
            <w:r>
              <w:rPr>
                <w:rFonts w:ascii="Consolas" w:hAnsi="Consolas"/>
              </w:rPr>
              <w:t>unsigned</w:t>
            </w:r>
          </w:p>
        </w:tc>
      </w:tr>
      <w:tr w:rsidR="00A505FB" w:rsidRPr="00A60279" w14:paraId="26B3FD85" w14:textId="77777777" w:rsidTr="00D9366D">
        <w:trPr>
          <w:jc w:val="center"/>
        </w:trPr>
        <w:tc>
          <w:tcPr>
            <w:tcW w:w="2188" w:type="dxa"/>
          </w:tcPr>
          <w:p w14:paraId="51DA7C54" w14:textId="77777777" w:rsidR="00A505FB" w:rsidRDefault="00A505FB" w:rsidP="00A76F3F">
            <w:pPr>
              <w:spacing w:line="360" w:lineRule="auto"/>
              <w:rPr>
                <w:rFonts w:ascii="Consolas" w:hAnsi="Consolas"/>
              </w:rPr>
            </w:pPr>
            <w:r>
              <w:rPr>
                <w:rFonts w:ascii="Consolas" w:hAnsi="Consolas" w:hint="eastAsia"/>
              </w:rPr>
              <w:t>设置</w:t>
            </w:r>
            <w:r w:rsidR="00F41DB2">
              <w:rPr>
                <w:rFonts w:ascii="Consolas" w:hAnsi="Consolas" w:hint="eastAsia"/>
              </w:rPr>
              <w:t>所属食堂</w:t>
            </w:r>
            <w:r>
              <w:rPr>
                <w:rFonts w:ascii="Consolas" w:hAnsi="Consolas" w:hint="eastAsia"/>
              </w:rPr>
              <w:t>ID</w:t>
            </w:r>
          </w:p>
        </w:tc>
        <w:tc>
          <w:tcPr>
            <w:tcW w:w="2268" w:type="dxa"/>
          </w:tcPr>
          <w:p w14:paraId="45E08E0A" w14:textId="77777777" w:rsidR="00A505FB" w:rsidRDefault="00A505FB" w:rsidP="00A76F3F">
            <w:pPr>
              <w:spacing w:line="360" w:lineRule="auto"/>
              <w:rPr>
                <w:rFonts w:ascii="Consolas" w:hAnsi="Consolas"/>
              </w:rPr>
            </w:pPr>
            <w:proofErr w:type="spellStart"/>
            <w:proofErr w:type="gramStart"/>
            <w:r>
              <w:rPr>
                <w:rFonts w:ascii="Consolas" w:hAnsi="Consolas" w:hint="eastAsia"/>
              </w:rPr>
              <w:t>set</w:t>
            </w:r>
            <w:r w:rsidR="00F41DB2">
              <w:rPr>
                <w:rFonts w:ascii="Consolas" w:hAnsi="Consolas" w:hint="eastAsia"/>
              </w:rPr>
              <w:t>Cafeteria</w:t>
            </w:r>
            <w:r>
              <w:rPr>
                <w:rFonts w:ascii="Consolas" w:hAnsi="Consolas" w:hint="eastAsia"/>
              </w:rPr>
              <w:t>ID</w:t>
            </w:r>
            <w:proofErr w:type="spellEnd"/>
            <w:r>
              <w:rPr>
                <w:rFonts w:ascii="Consolas" w:hAnsi="Consolas" w:hint="eastAsia"/>
              </w:rPr>
              <w:t>(</w:t>
            </w:r>
            <w:proofErr w:type="gramEnd"/>
            <w:r>
              <w:rPr>
                <w:rFonts w:ascii="Consolas" w:hAnsi="Consolas" w:hint="eastAsia"/>
              </w:rPr>
              <w:t>)</w:t>
            </w:r>
          </w:p>
        </w:tc>
        <w:tc>
          <w:tcPr>
            <w:tcW w:w="1988" w:type="dxa"/>
          </w:tcPr>
          <w:p w14:paraId="52B5E235" w14:textId="77777777" w:rsidR="00A505FB" w:rsidRDefault="00A505FB" w:rsidP="00A76F3F">
            <w:pPr>
              <w:spacing w:line="360" w:lineRule="auto"/>
              <w:rPr>
                <w:rFonts w:ascii="Consolas" w:hAnsi="Consolas"/>
              </w:rPr>
            </w:pPr>
            <w:r>
              <w:rPr>
                <w:rFonts w:ascii="Consolas" w:hAnsi="Consolas"/>
              </w:rPr>
              <w:t>B</w:t>
            </w:r>
            <w:r>
              <w:rPr>
                <w:rFonts w:ascii="Consolas" w:hAnsi="Consolas" w:hint="eastAsia"/>
              </w:rPr>
              <w:t>ool</w:t>
            </w:r>
          </w:p>
        </w:tc>
      </w:tr>
      <w:tr w:rsidR="00513861" w:rsidRPr="00A60279" w14:paraId="7A314195" w14:textId="77777777" w:rsidTr="00D9366D">
        <w:trPr>
          <w:jc w:val="center"/>
        </w:trPr>
        <w:tc>
          <w:tcPr>
            <w:tcW w:w="2188" w:type="dxa"/>
          </w:tcPr>
          <w:p w14:paraId="6211B13B" w14:textId="77777777" w:rsidR="00513861" w:rsidRPr="00A60279" w:rsidRDefault="00A505FB" w:rsidP="00A76F3F">
            <w:pPr>
              <w:spacing w:line="360" w:lineRule="auto"/>
              <w:rPr>
                <w:rFonts w:ascii="Consolas" w:hAnsi="Consolas"/>
              </w:rPr>
            </w:pPr>
            <w:r>
              <w:rPr>
                <w:rFonts w:ascii="Consolas" w:hAnsi="Consolas"/>
              </w:rPr>
              <w:t>返回</w:t>
            </w:r>
            <w:r w:rsidR="00F41DB2">
              <w:rPr>
                <w:rFonts w:ascii="Consolas" w:hAnsi="Consolas" w:hint="eastAsia"/>
              </w:rPr>
              <w:t>所属食堂</w:t>
            </w:r>
            <w:r w:rsidR="00513861" w:rsidRPr="00A60279">
              <w:rPr>
                <w:rFonts w:ascii="Consolas" w:hAnsi="Consolas"/>
              </w:rPr>
              <w:t>ID</w:t>
            </w:r>
          </w:p>
        </w:tc>
        <w:tc>
          <w:tcPr>
            <w:tcW w:w="2268" w:type="dxa"/>
          </w:tcPr>
          <w:p w14:paraId="5BC8FD13" w14:textId="77777777" w:rsidR="00513861" w:rsidRPr="00A60279" w:rsidRDefault="00A505FB" w:rsidP="00A505FB">
            <w:pPr>
              <w:spacing w:line="360" w:lineRule="auto"/>
              <w:rPr>
                <w:rFonts w:ascii="Consolas" w:hAnsi="Consolas"/>
              </w:rPr>
            </w:pPr>
            <w:proofErr w:type="spellStart"/>
            <w:proofErr w:type="gramStart"/>
            <w:r>
              <w:rPr>
                <w:rFonts w:ascii="Consolas" w:hAnsi="Consolas"/>
              </w:rPr>
              <w:t>get</w:t>
            </w:r>
            <w:r w:rsidR="00F41DB2">
              <w:rPr>
                <w:rFonts w:ascii="Consolas" w:hAnsi="Consolas" w:hint="eastAsia"/>
              </w:rPr>
              <w:t>Cafeteria</w:t>
            </w:r>
            <w:r w:rsidR="00513861" w:rsidRPr="00A60279">
              <w:rPr>
                <w:rFonts w:ascii="Consolas" w:hAnsi="Consolas"/>
              </w:rPr>
              <w:t>ID</w:t>
            </w:r>
            <w:proofErr w:type="spellEnd"/>
            <w:r w:rsidR="00513861" w:rsidRPr="00A60279">
              <w:rPr>
                <w:rFonts w:ascii="Consolas" w:hAnsi="Consolas"/>
              </w:rPr>
              <w:t>(</w:t>
            </w:r>
            <w:proofErr w:type="gramEnd"/>
            <w:r w:rsidR="00513861" w:rsidRPr="00A60279">
              <w:rPr>
                <w:rFonts w:ascii="Consolas" w:hAnsi="Consolas"/>
              </w:rPr>
              <w:t>)</w:t>
            </w:r>
          </w:p>
        </w:tc>
        <w:tc>
          <w:tcPr>
            <w:tcW w:w="1988" w:type="dxa"/>
          </w:tcPr>
          <w:p w14:paraId="48A1972C" w14:textId="77777777" w:rsidR="00513861" w:rsidRPr="00A60279" w:rsidRDefault="00A505FB" w:rsidP="00A76F3F">
            <w:pPr>
              <w:spacing w:line="360" w:lineRule="auto"/>
              <w:rPr>
                <w:rFonts w:ascii="Consolas" w:hAnsi="Consolas"/>
              </w:rPr>
            </w:pPr>
            <w:r>
              <w:rPr>
                <w:rFonts w:ascii="Consolas" w:hAnsi="Consolas"/>
              </w:rPr>
              <w:t>unsigned</w:t>
            </w:r>
          </w:p>
        </w:tc>
      </w:tr>
      <w:tr w:rsidR="00332E05" w:rsidRPr="00A60279" w14:paraId="221EBAC3" w14:textId="77777777" w:rsidTr="00D9366D">
        <w:trPr>
          <w:jc w:val="center"/>
        </w:trPr>
        <w:tc>
          <w:tcPr>
            <w:tcW w:w="2188" w:type="dxa"/>
          </w:tcPr>
          <w:p w14:paraId="4EADDFB9" w14:textId="77777777" w:rsidR="00332E05" w:rsidRDefault="00332E05" w:rsidP="00A76F3F">
            <w:pPr>
              <w:spacing w:line="360" w:lineRule="auto"/>
              <w:rPr>
                <w:rFonts w:ascii="Consolas" w:hAnsi="Consolas"/>
              </w:rPr>
            </w:pPr>
            <w:r>
              <w:rPr>
                <w:rFonts w:ascii="Consolas" w:hAnsi="Consolas" w:hint="eastAsia"/>
              </w:rPr>
              <w:t>设置发布时间</w:t>
            </w:r>
          </w:p>
        </w:tc>
        <w:tc>
          <w:tcPr>
            <w:tcW w:w="2268" w:type="dxa"/>
          </w:tcPr>
          <w:p w14:paraId="7F6C99F0" w14:textId="77777777" w:rsidR="00332E05" w:rsidRDefault="00574DEC" w:rsidP="00A76F3F">
            <w:pPr>
              <w:spacing w:line="360" w:lineRule="auto"/>
              <w:rPr>
                <w:rFonts w:ascii="Consolas" w:hAnsi="Consolas"/>
              </w:rPr>
            </w:pPr>
            <w:proofErr w:type="spellStart"/>
            <w:proofErr w:type="gramStart"/>
            <w:r>
              <w:rPr>
                <w:rFonts w:ascii="Consolas" w:hAnsi="Consolas" w:hint="eastAsia"/>
              </w:rPr>
              <w:t>setPublishTime</w:t>
            </w:r>
            <w:proofErr w:type="spellEnd"/>
            <w:r>
              <w:rPr>
                <w:rFonts w:ascii="Consolas" w:hAnsi="Consolas" w:hint="eastAsia"/>
              </w:rPr>
              <w:t>(</w:t>
            </w:r>
            <w:proofErr w:type="gramEnd"/>
            <w:r>
              <w:rPr>
                <w:rFonts w:ascii="Consolas" w:hAnsi="Consolas" w:hint="eastAsia"/>
              </w:rPr>
              <w:t>)</w:t>
            </w:r>
          </w:p>
        </w:tc>
        <w:tc>
          <w:tcPr>
            <w:tcW w:w="1988" w:type="dxa"/>
          </w:tcPr>
          <w:p w14:paraId="045A954F" w14:textId="77777777" w:rsidR="00332E05" w:rsidRDefault="00574DEC" w:rsidP="00A76F3F">
            <w:pPr>
              <w:spacing w:line="360" w:lineRule="auto"/>
              <w:rPr>
                <w:rFonts w:ascii="Consolas" w:hAnsi="Consolas"/>
              </w:rPr>
            </w:pPr>
            <w:r>
              <w:rPr>
                <w:rFonts w:ascii="Consolas" w:hAnsi="Consolas"/>
              </w:rPr>
              <w:t>B</w:t>
            </w:r>
            <w:r>
              <w:rPr>
                <w:rFonts w:ascii="Consolas" w:hAnsi="Consolas" w:hint="eastAsia"/>
              </w:rPr>
              <w:t>ool</w:t>
            </w:r>
          </w:p>
        </w:tc>
      </w:tr>
      <w:tr w:rsidR="00332E05" w:rsidRPr="00A60279" w14:paraId="690C262F" w14:textId="77777777" w:rsidTr="00D9366D">
        <w:trPr>
          <w:jc w:val="center"/>
        </w:trPr>
        <w:tc>
          <w:tcPr>
            <w:tcW w:w="2188" w:type="dxa"/>
          </w:tcPr>
          <w:p w14:paraId="0FEF941F" w14:textId="77777777" w:rsidR="00332E05" w:rsidRDefault="00332E05" w:rsidP="00A76F3F">
            <w:pPr>
              <w:spacing w:line="360" w:lineRule="auto"/>
              <w:rPr>
                <w:rFonts w:ascii="Consolas" w:hAnsi="Consolas"/>
              </w:rPr>
            </w:pPr>
            <w:r>
              <w:rPr>
                <w:rFonts w:ascii="Consolas" w:hAnsi="Consolas" w:hint="eastAsia"/>
              </w:rPr>
              <w:t>返回发布时间</w:t>
            </w:r>
          </w:p>
        </w:tc>
        <w:tc>
          <w:tcPr>
            <w:tcW w:w="2268" w:type="dxa"/>
          </w:tcPr>
          <w:p w14:paraId="75123576" w14:textId="77777777" w:rsidR="00332E05" w:rsidRDefault="00574DEC" w:rsidP="00A76F3F">
            <w:pPr>
              <w:spacing w:line="360" w:lineRule="auto"/>
              <w:rPr>
                <w:rFonts w:ascii="Consolas" w:hAnsi="Consolas"/>
              </w:rPr>
            </w:pPr>
            <w:proofErr w:type="spellStart"/>
            <w:proofErr w:type="gramStart"/>
            <w:r>
              <w:rPr>
                <w:rFonts w:ascii="Consolas" w:hAnsi="Consolas" w:hint="eastAsia"/>
              </w:rPr>
              <w:t>getPublishTime</w:t>
            </w:r>
            <w:proofErr w:type="spellEnd"/>
            <w:r>
              <w:rPr>
                <w:rFonts w:ascii="Consolas" w:hAnsi="Consolas"/>
              </w:rPr>
              <w:t>(</w:t>
            </w:r>
            <w:proofErr w:type="gramEnd"/>
            <w:r>
              <w:rPr>
                <w:rFonts w:ascii="Consolas" w:hAnsi="Consolas"/>
              </w:rPr>
              <w:t>)</w:t>
            </w:r>
          </w:p>
        </w:tc>
        <w:tc>
          <w:tcPr>
            <w:tcW w:w="1988" w:type="dxa"/>
          </w:tcPr>
          <w:p w14:paraId="5699E5A7" w14:textId="77777777" w:rsidR="00332E05" w:rsidRDefault="00574DEC" w:rsidP="00A76F3F">
            <w:pPr>
              <w:spacing w:line="360" w:lineRule="auto"/>
              <w:rPr>
                <w:rFonts w:ascii="Consolas" w:hAnsi="Consolas"/>
              </w:rPr>
            </w:pPr>
            <w:r>
              <w:rPr>
                <w:rFonts w:ascii="Consolas" w:hAnsi="Consolas" w:hint="eastAsia"/>
              </w:rPr>
              <w:t>string</w:t>
            </w:r>
          </w:p>
        </w:tc>
      </w:tr>
      <w:tr w:rsidR="00513861" w:rsidRPr="00A60279" w14:paraId="04E219AD" w14:textId="77777777" w:rsidTr="00D9366D">
        <w:trPr>
          <w:jc w:val="center"/>
        </w:trPr>
        <w:tc>
          <w:tcPr>
            <w:tcW w:w="2188" w:type="dxa"/>
          </w:tcPr>
          <w:p w14:paraId="1221D635" w14:textId="77777777" w:rsidR="00513861" w:rsidRPr="00A60279" w:rsidRDefault="00A505FB" w:rsidP="00A76F3F">
            <w:pPr>
              <w:spacing w:line="360" w:lineRule="auto"/>
              <w:rPr>
                <w:rFonts w:ascii="Consolas" w:hAnsi="Consolas"/>
              </w:rPr>
            </w:pPr>
            <w:r>
              <w:rPr>
                <w:rFonts w:ascii="Consolas" w:hAnsi="Consolas" w:hint="eastAsia"/>
              </w:rPr>
              <w:t>设置</w:t>
            </w:r>
            <w:r w:rsidR="00160E72">
              <w:rPr>
                <w:rFonts w:ascii="Consolas" w:hAnsi="Consolas" w:hint="eastAsia"/>
              </w:rPr>
              <w:t>菜品名称</w:t>
            </w:r>
          </w:p>
        </w:tc>
        <w:tc>
          <w:tcPr>
            <w:tcW w:w="2268" w:type="dxa"/>
          </w:tcPr>
          <w:p w14:paraId="37236FC5" w14:textId="77777777" w:rsidR="00513861" w:rsidRPr="00A60279" w:rsidRDefault="00A505FB" w:rsidP="00A76F3F">
            <w:pPr>
              <w:spacing w:line="360" w:lineRule="auto"/>
              <w:rPr>
                <w:rFonts w:ascii="Consolas" w:hAnsi="Consolas"/>
              </w:rPr>
            </w:pPr>
            <w:proofErr w:type="spellStart"/>
            <w:proofErr w:type="gramStart"/>
            <w:r>
              <w:rPr>
                <w:rFonts w:ascii="Consolas" w:hAnsi="Consolas" w:hint="eastAsia"/>
              </w:rPr>
              <w:t>set</w:t>
            </w:r>
            <w:r w:rsidR="00160E72">
              <w:rPr>
                <w:rFonts w:ascii="Consolas" w:hAnsi="Consolas" w:hint="eastAsia"/>
              </w:rPr>
              <w:t>FoodName</w:t>
            </w:r>
            <w:proofErr w:type="spellEnd"/>
            <w:r>
              <w:rPr>
                <w:rFonts w:ascii="Consolas" w:hAnsi="Consolas"/>
              </w:rPr>
              <w:t>(</w:t>
            </w:r>
            <w:proofErr w:type="gramEnd"/>
            <w:r>
              <w:rPr>
                <w:rFonts w:ascii="Consolas" w:hAnsi="Consolas"/>
              </w:rPr>
              <w:t>)</w:t>
            </w:r>
          </w:p>
        </w:tc>
        <w:tc>
          <w:tcPr>
            <w:tcW w:w="1988" w:type="dxa"/>
          </w:tcPr>
          <w:p w14:paraId="65839B1A" w14:textId="77777777" w:rsidR="00513861" w:rsidRPr="00A60279" w:rsidRDefault="00A505FB" w:rsidP="00A76F3F">
            <w:pPr>
              <w:spacing w:line="360" w:lineRule="auto"/>
              <w:rPr>
                <w:rFonts w:ascii="Consolas" w:hAnsi="Consolas"/>
              </w:rPr>
            </w:pPr>
            <w:r>
              <w:rPr>
                <w:rFonts w:ascii="Consolas" w:hAnsi="Consolas"/>
              </w:rPr>
              <w:t>Bool</w:t>
            </w:r>
          </w:p>
        </w:tc>
      </w:tr>
      <w:tr w:rsidR="00513861" w:rsidRPr="00A60279" w14:paraId="45C41741" w14:textId="77777777" w:rsidTr="00D9366D">
        <w:trPr>
          <w:jc w:val="center"/>
        </w:trPr>
        <w:tc>
          <w:tcPr>
            <w:tcW w:w="2188" w:type="dxa"/>
          </w:tcPr>
          <w:p w14:paraId="70FFC488" w14:textId="77777777" w:rsidR="00513861" w:rsidRPr="00A60279" w:rsidRDefault="00A505FB" w:rsidP="00A76F3F">
            <w:pPr>
              <w:spacing w:line="360" w:lineRule="auto"/>
              <w:rPr>
                <w:rFonts w:ascii="Consolas" w:hAnsi="Consolas"/>
              </w:rPr>
            </w:pPr>
            <w:r>
              <w:rPr>
                <w:rFonts w:ascii="Consolas" w:hAnsi="Consolas" w:hint="eastAsia"/>
              </w:rPr>
              <w:t>返回</w:t>
            </w:r>
            <w:r w:rsidR="00160E72">
              <w:rPr>
                <w:rFonts w:ascii="Consolas" w:hAnsi="Consolas" w:hint="eastAsia"/>
              </w:rPr>
              <w:t>菜品名称</w:t>
            </w:r>
          </w:p>
        </w:tc>
        <w:tc>
          <w:tcPr>
            <w:tcW w:w="2268" w:type="dxa"/>
          </w:tcPr>
          <w:p w14:paraId="1F238893" w14:textId="77777777" w:rsidR="00513861" w:rsidRPr="00A60279" w:rsidRDefault="00A505FB" w:rsidP="00A76F3F">
            <w:pPr>
              <w:spacing w:line="360" w:lineRule="auto"/>
              <w:rPr>
                <w:rFonts w:ascii="Consolas" w:hAnsi="Consolas"/>
              </w:rPr>
            </w:pPr>
            <w:proofErr w:type="spellStart"/>
            <w:proofErr w:type="gramStart"/>
            <w:r>
              <w:rPr>
                <w:rFonts w:ascii="Consolas" w:hAnsi="Consolas" w:hint="eastAsia"/>
              </w:rPr>
              <w:t>get</w:t>
            </w:r>
            <w:r w:rsidR="00160E72">
              <w:rPr>
                <w:rFonts w:ascii="Consolas" w:hAnsi="Consolas" w:hint="eastAsia"/>
              </w:rPr>
              <w:t>FoodName</w:t>
            </w:r>
            <w:proofErr w:type="spellEnd"/>
            <w:r>
              <w:rPr>
                <w:rFonts w:ascii="Consolas" w:hAnsi="Consolas"/>
              </w:rPr>
              <w:t>(</w:t>
            </w:r>
            <w:proofErr w:type="gramEnd"/>
            <w:r>
              <w:rPr>
                <w:rFonts w:ascii="Consolas" w:hAnsi="Consolas"/>
              </w:rPr>
              <w:t>)</w:t>
            </w:r>
          </w:p>
        </w:tc>
        <w:tc>
          <w:tcPr>
            <w:tcW w:w="1988" w:type="dxa"/>
          </w:tcPr>
          <w:p w14:paraId="313B29EC" w14:textId="77777777" w:rsidR="00513861" w:rsidRPr="00A60279" w:rsidRDefault="00A505FB" w:rsidP="00A76F3F">
            <w:pPr>
              <w:spacing w:line="360" w:lineRule="auto"/>
              <w:rPr>
                <w:rFonts w:ascii="Consolas" w:hAnsi="Consolas"/>
              </w:rPr>
            </w:pPr>
            <w:r>
              <w:rPr>
                <w:rFonts w:ascii="Consolas" w:hAnsi="Consolas"/>
              </w:rPr>
              <w:t>String</w:t>
            </w:r>
          </w:p>
        </w:tc>
      </w:tr>
      <w:tr w:rsidR="00513861" w:rsidRPr="00A60279" w14:paraId="4A330C83" w14:textId="77777777" w:rsidTr="00D9366D">
        <w:trPr>
          <w:jc w:val="center"/>
        </w:trPr>
        <w:tc>
          <w:tcPr>
            <w:tcW w:w="2188" w:type="dxa"/>
          </w:tcPr>
          <w:p w14:paraId="0EBCEE42" w14:textId="77777777" w:rsidR="00513861" w:rsidRPr="00A60279" w:rsidRDefault="00A505FB" w:rsidP="00A76F3F">
            <w:pPr>
              <w:spacing w:line="360" w:lineRule="auto"/>
              <w:rPr>
                <w:rFonts w:ascii="Consolas" w:hAnsi="Consolas"/>
              </w:rPr>
            </w:pPr>
            <w:r>
              <w:rPr>
                <w:rFonts w:ascii="Consolas" w:hAnsi="Consolas" w:hint="eastAsia"/>
              </w:rPr>
              <w:t>设置</w:t>
            </w:r>
            <w:r w:rsidR="00160E72">
              <w:rPr>
                <w:rFonts w:ascii="Consolas" w:hAnsi="Consolas" w:hint="eastAsia"/>
              </w:rPr>
              <w:t>菜品描述</w:t>
            </w:r>
          </w:p>
        </w:tc>
        <w:tc>
          <w:tcPr>
            <w:tcW w:w="2268" w:type="dxa"/>
          </w:tcPr>
          <w:p w14:paraId="010D250F" w14:textId="77777777" w:rsidR="00513861" w:rsidRPr="00A60279" w:rsidRDefault="00160E72" w:rsidP="00A76F3F">
            <w:pPr>
              <w:spacing w:line="360" w:lineRule="auto"/>
              <w:rPr>
                <w:rFonts w:ascii="Consolas" w:hAnsi="Consolas"/>
              </w:rPr>
            </w:pPr>
            <w:proofErr w:type="spellStart"/>
            <w:proofErr w:type="gramStart"/>
            <w:r>
              <w:rPr>
                <w:rFonts w:ascii="Consolas" w:hAnsi="Consolas" w:hint="eastAsia"/>
              </w:rPr>
              <w:t>set</w:t>
            </w:r>
            <w:r w:rsidR="00A505FB">
              <w:rPr>
                <w:rFonts w:ascii="Consolas" w:hAnsi="Consolas"/>
              </w:rPr>
              <w:t>Content</w:t>
            </w:r>
            <w:proofErr w:type="spellEnd"/>
            <w:r w:rsidR="00A505FB">
              <w:rPr>
                <w:rFonts w:ascii="Consolas" w:hAnsi="Consolas"/>
              </w:rPr>
              <w:t>(</w:t>
            </w:r>
            <w:proofErr w:type="gramEnd"/>
            <w:r w:rsidR="00A505FB">
              <w:rPr>
                <w:rFonts w:ascii="Consolas" w:hAnsi="Consolas"/>
              </w:rPr>
              <w:t>)</w:t>
            </w:r>
          </w:p>
        </w:tc>
        <w:tc>
          <w:tcPr>
            <w:tcW w:w="1988" w:type="dxa"/>
          </w:tcPr>
          <w:p w14:paraId="70536412" w14:textId="77777777" w:rsidR="00513861" w:rsidRPr="00A60279" w:rsidRDefault="00A505FB" w:rsidP="00A76F3F">
            <w:pPr>
              <w:spacing w:line="360" w:lineRule="auto"/>
              <w:rPr>
                <w:rFonts w:ascii="Consolas" w:hAnsi="Consolas"/>
              </w:rPr>
            </w:pPr>
            <w:r>
              <w:rPr>
                <w:rFonts w:ascii="Consolas" w:hAnsi="Consolas"/>
              </w:rPr>
              <w:t>Bool</w:t>
            </w:r>
          </w:p>
        </w:tc>
      </w:tr>
      <w:tr w:rsidR="00513861" w:rsidRPr="00A60279" w14:paraId="3CBC4874" w14:textId="77777777" w:rsidTr="00D9366D">
        <w:trPr>
          <w:jc w:val="center"/>
        </w:trPr>
        <w:tc>
          <w:tcPr>
            <w:tcW w:w="2188" w:type="dxa"/>
          </w:tcPr>
          <w:p w14:paraId="2373DA47" w14:textId="77777777" w:rsidR="00513861" w:rsidRPr="00A60279" w:rsidRDefault="00A505FB" w:rsidP="00A76F3F">
            <w:pPr>
              <w:spacing w:line="360" w:lineRule="auto"/>
              <w:rPr>
                <w:rFonts w:ascii="Consolas" w:hAnsi="Consolas"/>
              </w:rPr>
            </w:pPr>
            <w:r>
              <w:rPr>
                <w:rFonts w:ascii="Consolas" w:hAnsi="Consolas" w:hint="eastAsia"/>
              </w:rPr>
              <w:lastRenderedPageBreak/>
              <w:t>返回</w:t>
            </w:r>
            <w:r w:rsidR="00160E72">
              <w:rPr>
                <w:rFonts w:ascii="Consolas" w:hAnsi="Consolas" w:hint="eastAsia"/>
              </w:rPr>
              <w:t>菜品描述</w:t>
            </w:r>
          </w:p>
        </w:tc>
        <w:tc>
          <w:tcPr>
            <w:tcW w:w="2268" w:type="dxa"/>
          </w:tcPr>
          <w:p w14:paraId="2E89A3B8" w14:textId="77777777" w:rsidR="00513861" w:rsidRPr="00A60279" w:rsidRDefault="00A505FB" w:rsidP="00A76F3F">
            <w:pPr>
              <w:spacing w:line="360" w:lineRule="auto"/>
              <w:rPr>
                <w:rFonts w:ascii="Consolas" w:hAnsi="Consolas"/>
              </w:rPr>
            </w:pPr>
            <w:proofErr w:type="spellStart"/>
            <w:proofErr w:type="gramStart"/>
            <w:r>
              <w:rPr>
                <w:rFonts w:ascii="Consolas" w:hAnsi="Consolas"/>
              </w:rPr>
              <w:t>getContent</w:t>
            </w:r>
            <w:proofErr w:type="spellEnd"/>
            <w:r>
              <w:rPr>
                <w:rFonts w:ascii="Consolas" w:hAnsi="Consolas"/>
              </w:rPr>
              <w:t>(</w:t>
            </w:r>
            <w:proofErr w:type="gramEnd"/>
            <w:r>
              <w:rPr>
                <w:rFonts w:ascii="Consolas" w:hAnsi="Consolas"/>
              </w:rPr>
              <w:t>)</w:t>
            </w:r>
          </w:p>
        </w:tc>
        <w:tc>
          <w:tcPr>
            <w:tcW w:w="1988" w:type="dxa"/>
          </w:tcPr>
          <w:p w14:paraId="715AA015" w14:textId="77777777" w:rsidR="00513861" w:rsidRPr="00A60279" w:rsidRDefault="00A505FB" w:rsidP="00A76F3F">
            <w:pPr>
              <w:spacing w:line="360" w:lineRule="auto"/>
              <w:rPr>
                <w:rFonts w:ascii="Consolas" w:hAnsi="Consolas"/>
              </w:rPr>
            </w:pPr>
            <w:r>
              <w:rPr>
                <w:rFonts w:ascii="Consolas" w:hAnsi="Consolas"/>
              </w:rPr>
              <w:t>String</w:t>
            </w:r>
          </w:p>
        </w:tc>
      </w:tr>
      <w:tr w:rsidR="00513861" w:rsidRPr="00A60279" w14:paraId="01D816EB" w14:textId="77777777" w:rsidTr="00D9366D">
        <w:trPr>
          <w:jc w:val="center"/>
        </w:trPr>
        <w:tc>
          <w:tcPr>
            <w:tcW w:w="2188" w:type="dxa"/>
          </w:tcPr>
          <w:p w14:paraId="1E3469AD" w14:textId="77777777" w:rsidR="00513861" w:rsidRPr="00A60279" w:rsidRDefault="00A505FB" w:rsidP="00A76F3F">
            <w:pPr>
              <w:spacing w:line="360" w:lineRule="auto"/>
              <w:rPr>
                <w:rFonts w:ascii="Consolas" w:hAnsi="Consolas"/>
              </w:rPr>
            </w:pPr>
            <w:r>
              <w:rPr>
                <w:rFonts w:ascii="Consolas" w:hAnsi="Consolas" w:hint="eastAsia"/>
              </w:rPr>
              <w:t>设置允许评论</w:t>
            </w:r>
          </w:p>
        </w:tc>
        <w:tc>
          <w:tcPr>
            <w:tcW w:w="2268" w:type="dxa"/>
          </w:tcPr>
          <w:p w14:paraId="5BC6DC06" w14:textId="77777777" w:rsidR="00513861" w:rsidRPr="00A60279" w:rsidRDefault="00A505FB" w:rsidP="00A76F3F">
            <w:pPr>
              <w:spacing w:line="360" w:lineRule="auto"/>
              <w:rPr>
                <w:rFonts w:ascii="Consolas" w:hAnsi="Consolas"/>
              </w:rPr>
            </w:pPr>
            <w:proofErr w:type="spellStart"/>
            <w:proofErr w:type="gramStart"/>
            <w:r>
              <w:rPr>
                <w:rFonts w:ascii="Consolas" w:hAnsi="Consolas"/>
              </w:rPr>
              <w:t>setAllowComment</w:t>
            </w:r>
            <w:proofErr w:type="spellEnd"/>
            <w:r>
              <w:rPr>
                <w:rFonts w:ascii="Consolas" w:hAnsi="Consolas"/>
              </w:rPr>
              <w:t>(</w:t>
            </w:r>
            <w:proofErr w:type="gramEnd"/>
            <w:r>
              <w:rPr>
                <w:rFonts w:ascii="Consolas" w:hAnsi="Consolas"/>
              </w:rPr>
              <w:t>)</w:t>
            </w:r>
          </w:p>
        </w:tc>
        <w:tc>
          <w:tcPr>
            <w:tcW w:w="1988" w:type="dxa"/>
          </w:tcPr>
          <w:p w14:paraId="76F3CBA3" w14:textId="77777777" w:rsidR="00513861" w:rsidRPr="00A60279" w:rsidRDefault="00A505FB" w:rsidP="00A76F3F">
            <w:pPr>
              <w:spacing w:line="360" w:lineRule="auto"/>
              <w:rPr>
                <w:rFonts w:ascii="Consolas" w:hAnsi="Consolas"/>
              </w:rPr>
            </w:pPr>
            <w:r>
              <w:rPr>
                <w:rFonts w:ascii="Consolas" w:hAnsi="Consolas"/>
              </w:rPr>
              <w:t>bool</w:t>
            </w:r>
          </w:p>
        </w:tc>
      </w:tr>
      <w:tr w:rsidR="00A505FB" w:rsidRPr="00A60279" w14:paraId="7BB0A472" w14:textId="77777777" w:rsidTr="00D9366D">
        <w:trPr>
          <w:jc w:val="center"/>
        </w:trPr>
        <w:tc>
          <w:tcPr>
            <w:tcW w:w="2188" w:type="dxa"/>
          </w:tcPr>
          <w:p w14:paraId="59F3DBA8" w14:textId="77777777" w:rsidR="00A505FB" w:rsidRDefault="00A505FB" w:rsidP="00A76F3F">
            <w:pPr>
              <w:spacing w:line="360" w:lineRule="auto"/>
              <w:rPr>
                <w:rFonts w:ascii="Consolas" w:hAnsi="Consolas"/>
              </w:rPr>
            </w:pPr>
            <w:r>
              <w:rPr>
                <w:rFonts w:ascii="Consolas" w:hAnsi="Consolas" w:hint="eastAsia"/>
              </w:rPr>
              <w:t>增加浏览次数</w:t>
            </w:r>
          </w:p>
        </w:tc>
        <w:tc>
          <w:tcPr>
            <w:tcW w:w="2268" w:type="dxa"/>
          </w:tcPr>
          <w:p w14:paraId="7B3EB544" w14:textId="77777777" w:rsidR="00A505FB" w:rsidRDefault="00A505FB" w:rsidP="00A76F3F">
            <w:pPr>
              <w:spacing w:line="360" w:lineRule="auto"/>
              <w:rPr>
                <w:rFonts w:ascii="Consolas" w:hAnsi="Consolas"/>
              </w:rPr>
            </w:pPr>
            <w:proofErr w:type="spellStart"/>
            <w:proofErr w:type="gramStart"/>
            <w:r>
              <w:rPr>
                <w:rFonts w:ascii="Consolas" w:hAnsi="Consolas"/>
              </w:rPr>
              <w:t>addPageView</w:t>
            </w:r>
            <w:proofErr w:type="spellEnd"/>
            <w:r>
              <w:rPr>
                <w:rFonts w:ascii="Consolas" w:hAnsi="Consolas"/>
              </w:rPr>
              <w:t>(</w:t>
            </w:r>
            <w:proofErr w:type="gramEnd"/>
            <w:r>
              <w:rPr>
                <w:rFonts w:ascii="Consolas" w:hAnsi="Consolas"/>
              </w:rPr>
              <w:t>)</w:t>
            </w:r>
          </w:p>
        </w:tc>
        <w:tc>
          <w:tcPr>
            <w:tcW w:w="1988" w:type="dxa"/>
          </w:tcPr>
          <w:p w14:paraId="2FBCDE80" w14:textId="77777777" w:rsidR="00A505FB" w:rsidRDefault="00A505FB" w:rsidP="00A76F3F">
            <w:pPr>
              <w:spacing w:line="360" w:lineRule="auto"/>
              <w:rPr>
                <w:rFonts w:ascii="Consolas" w:hAnsi="Consolas"/>
              </w:rPr>
            </w:pPr>
            <w:r>
              <w:rPr>
                <w:rFonts w:ascii="Consolas" w:hAnsi="Consolas" w:hint="eastAsia"/>
              </w:rPr>
              <w:t>bool</w:t>
            </w:r>
          </w:p>
        </w:tc>
      </w:tr>
      <w:tr w:rsidR="00160E72" w:rsidRPr="00A60279" w14:paraId="41B56BCD" w14:textId="77777777" w:rsidTr="00D9366D">
        <w:trPr>
          <w:jc w:val="center"/>
        </w:trPr>
        <w:tc>
          <w:tcPr>
            <w:tcW w:w="2188" w:type="dxa"/>
          </w:tcPr>
          <w:p w14:paraId="42A1A259" w14:textId="77777777" w:rsidR="00160E72" w:rsidRDefault="00160E72" w:rsidP="00A76F3F">
            <w:pPr>
              <w:spacing w:line="360" w:lineRule="auto"/>
              <w:rPr>
                <w:rFonts w:ascii="Consolas" w:hAnsi="Consolas"/>
              </w:rPr>
            </w:pPr>
            <w:r>
              <w:rPr>
                <w:rFonts w:ascii="Consolas" w:hAnsi="Consolas" w:hint="eastAsia"/>
              </w:rPr>
              <w:t>计算分值</w:t>
            </w:r>
          </w:p>
        </w:tc>
        <w:tc>
          <w:tcPr>
            <w:tcW w:w="2268" w:type="dxa"/>
          </w:tcPr>
          <w:p w14:paraId="4DDE10C4" w14:textId="77777777" w:rsidR="00160E72" w:rsidRDefault="00F41DB2" w:rsidP="00A76F3F">
            <w:pPr>
              <w:spacing w:line="360" w:lineRule="auto"/>
              <w:rPr>
                <w:rFonts w:ascii="Consolas" w:hAnsi="Consolas"/>
              </w:rPr>
            </w:pPr>
            <w:proofErr w:type="spellStart"/>
            <w:proofErr w:type="gramStart"/>
            <w:r>
              <w:rPr>
                <w:rFonts w:ascii="Consolas" w:hAnsi="Consolas" w:hint="eastAsia"/>
              </w:rPr>
              <w:t>c</w:t>
            </w:r>
            <w:r>
              <w:rPr>
                <w:rFonts w:ascii="Consolas" w:hAnsi="Consolas"/>
              </w:rPr>
              <w:t>alculateGrade</w:t>
            </w:r>
            <w:proofErr w:type="spellEnd"/>
            <w:r>
              <w:rPr>
                <w:rFonts w:ascii="Consolas" w:hAnsi="Consolas"/>
              </w:rPr>
              <w:t>(</w:t>
            </w:r>
            <w:proofErr w:type="gramEnd"/>
            <w:r>
              <w:rPr>
                <w:rFonts w:ascii="Consolas" w:hAnsi="Consolas"/>
              </w:rPr>
              <w:t>)</w:t>
            </w:r>
          </w:p>
        </w:tc>
        <w:tc>
          <w:tcPr>
            <w:tcW w:w="1988" w:type="dxa"/>
          </w:tcPr>
          <w:p w14:paraId="5B360046" w14:textId="77777777" w:rsidR="00160E72" w:rsidRDefault="00F41DB2" w:rsidP="00A76F3F">
            <w:pPr>
              <w:spacing w:line="360" w:lineRule="auto"/>
              <w:rPr>
                <w:rFonts w:ascii="Consolas" w:hAnsi="Consolas"/>
              </w:rPr>
            </w:pPr>
            <w:r>
              <w:rPr>
                <w:rFonts w:ascii="Consolas" w:hAnsi="Consolas" w:hint="eastAsia"/>
              </w:rPr>
              <w:t>b</w:t>
            </w:r>
            <w:r>
              <w:rPr>
                <w:rFonts w:ascii="Consolas" w:hAnsi="Consolas"/>
              </w:rPr>
              <w:t>ool</w:t>
            </w:r>
          </w:p>
        </w:tc>
      </w:tr>
      <w:tr w:rsidR="00160E72" w:rsidRPr="00A60279" w14:paraId="56C3D422" w14:textId="77777777" w:rsidTr="00D9366D">
        <w:trPr>
          <w:jc w:val="center"/>
        </w:trPr>
        <w:tc>
          <w:tcPr>
            <w:tcW w:w="2188" w:type="dxa"/>
          </w:tcPr>
          <w:p w14:paraId="67F5604D" w14:textId="77777777" w:rsidR="00160E72" w:rsidRDefault="00160E72" w:rsidP="00A76F3F">
            <w:pPr>
              <w:spacing w:line="360" w:lineRule="auto"/>
              <w:rPr>
                <w:rFonts w:ascii="Consolas" w:hAnsi="Consolas"/>
              </w:rPr>
            </w:pPr>
            <w:r>
              <w:rPr>
                <w:rFonts w:ascii="Consolas" w:hAnsi="Consolas" w:hint="eastAsia"/>
              </w:rPr>
              <w:t>返回分值</w:t>
            </w:r>
          </w:p>
        </w:tc>
        <w:tc>
          <w:tcPr>
            <w:tcW w:w="2268" w:type="dxa"/>
          </w:tcPr>
          <w:p w14:paraId="4B7C5917" w14:textId="77777777" w:rsidR="00160E72" w:rsidRDefault="00160E72" w:rsidP="00A76F3F">
            <w:pPr>
              <w:spacing w:line="360" w:lineRule="auto"/>
              <w:rPr>
                <w:rFonts w:ascii="Consolas" w:hAnsi="Consolas"/>
              </w:rPr>
            </w:pPr>
            <w:proofErr w:type="spellStart"/>
            <w:proofErr w:type="gramStart"/>
            <w:r>
              <w:rPr>
                <w:rFonts w:ascii="Consolas" w:hAnsi="Consolas" w:hint="eastAsia"/>
              </w:rPr>
              <w:t>g</w:t>
            </w:r>
            <w:r>
              <w:rPr>
                <w:rFonts w:ascii="Consolas" w:hAnsi="Consolas"/>
              </w:rPr>
              <w:t>etGrade</w:t>
            </w:r>
            <w:proofErr w:type="spellEnd"/>
            <w:r>
              <w:rPr>
                <w:rFonts w:ascii="Consolas" w:hAnsi="Consolas"/>
              </w:rPr>
              <w:t>(</w:t>
            </w:r>
            <w:proofErr w:type="gramEnd"/>
            <w:r>
              <w:rPr>
                <w:rFonts w:ascii="Consolas" w:hAnsi="Consolas"/>
              </w:rPr>
              <w:t>)</w:t>
            </w:r>
          </w:p>
        </w:tc>
        <w:tc>
          <w:tcPr>
            <w:tcW w:w="1988" w:type="dxa"/>
          </w:tcPr>
          <w:p w14:paraId="7C72AF81" w14:textId="77777777" w:rsidR="00160E72" w:rsidRDefault="00F41DB2" w:rsidP="00A76F3F">
            <w:pPr>
              <w:spacing w:line="360" w:lineRule="auto"/>
              <w:rPr>
                <w:rFonts w:ascii="Consolas" w:hAnsi="Consolas"/>
              </w:rPr>
            </w:pPr>
            <w:r>
              <w:rPr>
                <w:rFonts w:ascii="Consolas" w:hAnsi="Consolas" w:hint="eastAsia"/>
              </w:rPr>
              <w:t>u</w:t>
            </w:r>
            <w:r>
              <w:rPr>
                <w:rFonts w:ascii="Consolas" w:hAnsi="Consolas"/>
              </w:rPr>
              <w:t>nsigned</w:t>
            </w:r>
          </w:p>
        </w:tc>
      </w:tr>
      <w:tr w:rsidR="00160E72" w:rsidRPr="00A60279" w14:paraId="0B7023B5" w14:textId="77777777" w:rsidTr="00D9366D">
        <w:trPr>
          <w:jc w:val="center"/>
        </w:trPr>
        <w:tc>
          <w:tcPr>
            <w:tcW w:w="2188" w:type="dxa"/>
          </w:tcPr>
          <w:p w14:paraId="31AE0853" w14:textId="77777777" w:rsidR="00160E72" w:rsidRDefault="00160E72" w:rsidP="00A76F3F">
            <w:pPr>
              <w:spacing w:line="360" w:lineRule="auto"/>
              <w:rPr>
                <w:rFonts w:ascii="Consolas" w:hAnsi="Consolas"/>
              </w:rPr>
            </w:pPr>
            <w:r>
              <w:rPr>
                <w:rFonts w:ascii="Consolas" w:hAnsi="Consolas" w:hint="eastAsia"/>
              </w:rPr>
              <w:t>分值更新</w:t>
            </w:r>
          </w:p>
        </w:tc>
        <w:tc>
          <w:tcPr>
            <w:tcW w:w="2268" w:type="dxa"/>
          </w:tcPr>
          <w:p w14:paraId="7C82282C" w14:textId="77777777" w:rsidR="00160E72" w:rsidRDefault="00160E72" w:rsidP="00A76F3F">
            <w:pPr>
              <w:spacing w:line="360" w:lineRule="auto"/>
              <w:rPr>
                <w:rFonts w:ascii="Consolas" w:hAnsi="Consolas"/>
              </w:rPr>
            </w:pPr>
            <w:proofErr w:type="spellStart"/>
            <w:proofErr w:type="gramStart"/>
            <w:r>
              <w:rPr>
                <w:rFonts w:ascii="Consolas" w:hAnsi="Consolas"/>
              </w:rPr>
              <w:t>UpdataGrade</w:t>
            </w:r>
            <w:proofErr w:type="spellEnd"/>
            <w:r>
              <w:rPr>
                <w:rFonts w:ascii="Consolas" w:hAnsi="Consolas"/>
              </w:rPr>
              <w:t>(</w:t>
            </w:r>
            <w:proofErr w:type="gramEnd"/>
            <w:r>
              <w:rPr>
                <w:rFonts w:ascii="Consolas" w:hAnsi="Consolas"/>
              </w:rPr>
              <w:t>)</w:t>
            </w:r>
          </w:p>
        </w:tc>
        <w:tc>
          <w:tcPr>
            <w:tcW w:w="1988" w:type="dxa"/>
          </w:tcPr>
          <w:p w14:paraId="284C1FE4" w14:textId="77777777" w:rsidR="00160E72" w:rsidRDefault="00160E72" w:rsidP="00A76F3F">
            <w:pPr>
              <w:spacing w:line="360" w:lineRule="auto"/>
              <w:rPr>
                <w:rFonts w:ascii="Consolas" w:hAnsi="Consolas"/>
              </w:rPr>
            </w:pPr>
            <w:r>
              <w:rPr>
                <w:rFonts w:ascii="Consolas" w:hAnsi="Consolas" w:hint="eastAsia"/>
              </w:rPr>
              <w:t>b</w:t>
            </w:r>
            <w:r>
              <w:rPr>
                <w:rFonts w:ascii="Consolas" w:hAnsi="Consolas"/>
              </w:rPr>
              <w:t>ool</w:t>
            </w:r>
          </w:p>
        </w:tc>
      </w:tr>
    </w:tbl>
    <w:p w14:paraId="68167ADE" w14:textId="77777777" w:rsidR="0031296C" w:rsidRPr="00A60279" w:rsidRDefault="0031296C" w:rsidP="00A76F3F">
      <w:pPr>
        <w:spacing w:line="360" w:lineRule="auto"/>
        <w:rPr>
          <w:rFonts w:ascii="Consolas" w:hAnsi="Consolas"/>
        </w:rPr>
      </w:pPr>
    </w:p>
    <w:p w14:paraId="4174859E" w14:textId="77777777" w:rsidR="00513861" w:rsidRPr="00A60279" w:rsidRDefault="00513861" w:rsidP="00A76F3F">
      <w:pPr>
        <w:spacing w:line="360" w:lineRule="auto"/>
        <w:ind w:firstLine="420"/>
        <w:rPr>
          <w:rFonts w:ascii="Consolas" w:hAnsi="Consolas" w:cs="宋体"/>
          <w:bCs/>
        </w:rPr>
      </w:pPr>
      <w:r w:rsidRPr="00A60279">
        <w:rPr>
          <w:rFonts w:ascii="Consolas" w:hAnsi="Consolas" w:cs="宋体"/>
          <w:bCs/>
        </w:rPr>
        <w:t>类名：</w:t>
      </w:r>
      <w:r w:rsidR="00680934">
        <w:rPr>
          <w:rFonts w:ascii="Consolas" w:hAnsi="Consolas" w:cs="宋体"/>
          <w:bCs/>
        </w:rPr>
        <w:t>Comment</w:t>
      </w:r>
    </w:p>
    <w:p w14:paraId="2E36D89D" w14:textId="77777777" w:rsidR="00513861" w:rsidRPr="00A60279" w:rsidRDefault="00680934" w:rsidP="00A76F3F">
      <w:pPr>
        <w:spacing w:line="360" w:lineRule="auto"/>
        <w:ind w:firstLine="420"/>
        <w:rPr>
          <w:rFonts w:ascii="Consolas" w:hAnsi="Consolas" w:cs="宋体"/>
          <w:bCs/>
        </w:rPr>
      </w:pPr>
      <w:r>
        <w:rPr>
          <w:rFonts w:ascii="Consolas" w:hAnsi="Consolas" w:cs="宋体" w:hint="eastAsia"/>
          <w:bCs/>
        </w:rPr>
        <w:t>操作</w:t>
      </w:r>
      <w:r w:rsidR="00513861" w:rsidRPr="00A60279">
        <w:rPr>
          <w:rFonts w:ascii="Consolas" w:hAnsi="Consolas" w:cs="宋体"/>
          <w:bCs/>
        </w:rPr>
        <w:t>表如表</w:t>
      </w:r>
      <w:r w:rsidR="00513861" w:rsidRPr="00A60279">
        <w:rPr>
          <w:rFonts w:ascii="Consolas" w:hAnsi="Consolas" w:cs="宋体"/>
          <w:bCs/>
        </w:rPr>
        <w:t>2.</w:t>
      </w:r>
      <w:r w:rsidR="00236914">
        <w:rPr>
          <w:rFonts w:ascii="Consolas" w:hAnsi="Consolas" w:cs="宋体"/>
          <w:bCs/>
        </w:rPr>
        <w:t>2.5</w:t>
      </w:r>
      <w:r w:rsidR="00513861" w:rsidRPr="00A60279">
        <w:rPr>
          <w:rFonts w:ascii="Consolas" w:hAnsi="Consolas" w:cs="宋体"/>
          <w:bCs/>
        </w:rPr>
        <w:t>所示：</w:t>
      </w:r>
    </w:p>
    <w:p w14:paraId="0920CD30" w14:textId="77777777" w:rsidR="00513861" w:rsidRPr="00A60279" w:rsidRDefault="00513861" w:rsidP="00A76F3F">
      <w:pPr>
        <w:spacing w:line="360" w:lineRule="auto"/>
        <w:ind w:firstLine="420"/>
        <w:jc w:val="center"/>
        <w:rPr>
          <w:rFonts w:ascii="Consolas" w:hAnsi="Consolas" w:cs="宋体"/>
          <w:bCs/>
        </w:rPr>
      </w:pPr>
      <w:r w:rsidRPr="00A60279">
        <w:rPr>
          <w:rFonts w:ascii="Consolas" w:hAnsi="Consolas" w:cs="宋体"/>
          <w:bCs/>
        </w:rPr>
        <w:t>表</w:t>
      </w:r>
      <w:r w:rsidRPr="00A60279">
        <w:rPr>
          <w:rFonts w:ascii="Consolas" w:hAnsi="Consolas" w:cs="宋体"/>
          <w:bCs/>
        </w:rPr>
        <w:t>2.</w:t>
      </w:r>
      <w:r w:rsidR="00236914">
        <w:rPr>
          <w:rFonts w:ascii="Consolas" w:hAnsi="Consolas" w:cs="宋体"/>
          <w:bCs/>
        </w:rPr>
        <w:t>2.5</w:t>
      </w:r>
      <w:r w:rsidR="00680934">
        <w:rPr>
          <w:rFonts w:ascii="Consolas" w:hAnsi="Consolas" w:cs="宋体"/>
          <w:bCs/>
        </w:rPr>
        <w:t xml:space="preserve"> Comment</w:t>
      </w:r>
      <w:r w:rsidRPr="00A60279">
        <w:rPr>
          <w:rFonts w:ascii="Consolas" w:hAnsi="Consolas" w:cs="宋体"/>
          <w:bCs/>
        </w:rPr>
        <w:t>类操作表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4"/>
        <w:gridCol w:w="2410"/>
        <w:gridCol w:w="2130"/>
      </w:tblGrid>
      <w:tr w:rsidR="00513861" w:rsidRPr="00A60279" w14:paraId="4D644002" w14:textId="77777777" w:rsidTr="00C55709">
        <w:trPr>
          <w:jc w:val="center"/>
        </w:trPr>
        <w:tc>
          <w:tcPr>
            <w:tcW w:w="1904" w:type="dxa"/>
          </w:tcPr>
          <w:p w14:paraId="4A6C6F39" w14:textId="77777777" w:rsidR="00513861" w:rsidRPr="00A60279" w:rsidRDefault="00513861" w:rsidP="00A76F3F">
            <w:pPr>
              <w:spacing w:line="360" w:lineRule="auto"/>
              <w:jc w:val="center"/>
              <w:rPr>
                <w:rFonts w:ascii="Consolas" w:hAnsi="Consolas" w:cs="宋体"/>
                <w:bCs/>
              </w:rPr>
            </w:pPr>
            <w:r w:rsidRPr="00A60279">
              <w:rPr>
                <w:rFonts w:ascii="Consolas" w:hAnsi="Consolas" w:cs="宋体"/>
                <w:bCs/>
              </w:rPr>
              <w:t>中文名</w:t>
            </w:r>
          </w:p>
        </w:tc>
        <w:tc>
          <w:tcPr>
            <w:tcW w:w="2410" w:type="dxa"/>
          </w:tcPr>
          <w:p w14:paraId="3CF3ADCE" w14:textId="77777777" w:rsidR="00513861" w:rsidRPr="00A60279" w:rsidRDefault="00513861" w:rsidP="00A76F3F">
            <w:pPr>
              <w:spacing w:line="360" w:lineRule="auto"/>
              <w:jc w:val="center"/>
              <w:rPr>
                <w:rFonts w:ascii="Consolas" w:hAnsi="Consolas" w:cs="宋体"/>
                <w:bCs/>
              </w:rPr>
            </w:pPr>
            <w:r w:rsidRPr="00A60279">
              <w:rPr>
                <w:rFonts w:ascii="Consolas" w:hAnsi="Consolas" w:cs="宋体"/>
                <w:bCs/>
              </w:rPr>
              <w:t>英文名</w:t>
            </w:r>
          </w:p>
        </w:tc>
        <w:tc>
          <w:tcPr>
            <w:tcW w:w="2130" w:type="dxa"/>
          </w:tcPr>
          <w:p w14:paraId="6B5F9857" w14:textId="77777777" w:rsidR="00513861" w:rsidRPr="00A60279" w:rsidRDefault="000A7C36" w:rsidP="00A76F3F">
            <w:pPr>
              <w:spacing w:line="360" w:lineRule="auto"/>
              <w:jc w:val="center"/>
              <w:rPr>
                <w:rFonts w:ascii="Consolas" w:hAnsi="Consolas" w:cs="宋体"/>
                <w:bCs/>
              </w:rPr>
            </w:pPr>
            <w:r w:rsidRPr="00A60279">
              <w:rPr>
                <w:rFonts w:ascii="Consolas" w:hAnsi="Consolas"/>
              </w:rPr>
              <w:t>返回值类型</w:t>
            </w:r>
          </w:p>
        </w:tc>
      </w:tr>
      <w:tr w:rsidR="00574DEC" w:rsidRPr="00A60279" w14:paraId="1340711E" w14:textId="77777777" w:rsidTr="00C55709">
        <w:trPr>
          <w:jc w:val="center"/>
        </w:trPr>
        <w:tc>
          <w:tcPr>
            <w:tcW w:w="1904" w:type="dxa"/>
          </w:tcPr>
          <w:p w14:paraId="19F8770D" w14:textId="77777777" w:rsidR="00574DEC" w:rsidRDefault="00574DEC" w:rsidP="00332E05">
            <w:pPr>
              <w:spacing w:line="360" w:lineRule="auto"/>
              <w:jc w:val="left"/>
              <w:rPr>
                <w:rFonts w:ascii="Consolas" w:hAnsi="Consolas" w:cs="宋体"/>
                <w:bCs/>
              </w:rPr>
            </w:pPr>
            <w:r>
              <w:rPr>
                <w:rFonts w:ascii="Consolas" w:hAnsi="Consolas" w:cs="宋体" w:hint="eastAsia"/>
                <w:bCs/>
              </w:rPr>
              <w:t>添加评论</w:t>
            </w:r>
          </w:p>
        </w:tc>
        <w:tc>
          <w:tcPr>
            <w:tcW w:w="2410" w:type="dxa"/>
          </w:tcPr>
          <w:p w14:paraId="6BFBFDE5" w14:textId="77777777" w:rsidR="00574DEC" w:rsidRDefault="00327E53" w:rsidP="00332E05">
            <w:pPr>
              <w:spacing w:line="360" w:lineRule="auto"/>
              <w:jc w:val="left"/>
              <w:rPr>
                <w:rFonts w:ascii="Consolas" w:hAnsi="Consolas" w:cs="宋体"/>
                <w:bCs/>
              </w:rPr>
            </w:pPr>
            <w:proofErr w:type="spellStart"/>
            <w:proofErr w:type="gramStart"/>
            <w:r>
              <w:rPr>
                <w:rFonts w:ascii="Consolas" w:hAnsi="Consolas" w:cs="宋体" w:hint="eastAsia"/>
                <w:bCs/>
              </w:rPr>
              <w:t>addComment</w:t>
            </w:r>
            <w:proofErr w:type="spellEnd"/>
            <w:r>
              <w:rPr>
                <w:rFonts w:ascii="Consolas" w:hAnsi="Consolas" w:cs="宋体" w:hint="eastAsia"/>
                <w:bCs/>
              </w:rPr>
              <w:t>(</w:t>
            </w:r>
            <w:proofErr w:type="gramEnd"/>
            <w:r>
              <w:rPr>
                <w:rFonts w:ascii="Consolas" w:hAnsi="Consolas" w:cs="宋体" w:hint="eastAsia"/>
                <w:bCs/>
              </w:rPr>
              <w:t>)</w:t>
            </w:r>
          </w:p>
        </w:tc>
        <w:tc>
          <w:tcPr>
            <w:tcW w:w="2130" w:type="dxa"/>
          </w:tcPr>
          <w:p w14:paraId="3D4821AB" w14:textId="77777777" w:rsidR="00574DEC" w:rsidRDefault="00327E53" w:rsidP="00332E05">
            <w:pPr>
              <w:spacing w:line="360" w:lineRule="auto"/>
              <w:jc w:val="left"/>
              <w:rPr>
                <w:rFonts w:ascii="Consolas" w:hAnsi="Consolas"/>
              </w:rPr>
            </w:pPr>
            <w:r>
              <w:rPr>
                <w:rFonts w:ascii="Consolas" w:hAnsi="Consolas"/>
              </w:rPr>
              <w:t>B</w:t>
            </w:r>
            <w:r>
              <w:rPr>
                <w:rFonts w:ascii="Consolas" w:hAnsi="Consolas" w:hint="eastAsia"/>
              </w:rPr>
              <w:t>ool</w:t>
            </w:r>
          </w:p>
        </w:tc>
      </w:tr>
      <w:tr w:rsidR="00574DEC" w:rsidRPr="00A60279" w14:paraId="2C90C8C1" w14:textId="77777777" w:rsidTr="00C55709">
        <w:trPr>
          <w:jc w:val="center"/>
        </w:trPr>
        <w:tc>
          <w:tcPr>
            <w:tcW w:w="1904" w:type="dxa"/>
          </w:tcPr>
          <w:p w14:paraId="2A405721" w14:textId="77777777" w:rsidR="00574DEC" w:rsidRDefault="00574DEC" w:rsidP="00332E05">
            <w:pPr>
              <w:spacing w:line="360" w:lineRule="auto"/>
              <w:jc w:val="left"/>
              <w:rPr>
                <w:rFonts w:ascii="Consolas" w:hAnsi="Consolas" w:cs="宋体"/>
                <w:bCs/>
              </w:rPr>
            </w:pPr>
            <w:r>
              <w:rPr>
                <w:rFonts w:ascii="Consolas" w:hAnsi="Consolas" w:cs="宋体" w:hint="eastAsia"/>
                <w:bCs/>
              </w:rPr>
              <w:t>删除评论</w:t>
            </w:r>
          </w:p>
        </w:tc>
        <w:tc>
          <w:tcPr>
            <w:tcW w:w="2410" w:type="dxa"/>
          </w:tcPr>
          <w:p w14:paraId="015B4E8E" w14:textId="77777777" w:rsidR="00574DEC" w:rsidRDefault="00327E53" w:rsidP="00332E05">
            <w:pPr>
              <w:spacing w:line="360" w:lineRule="auto"/>
              <w:jc w:val="left"/>
              <w:rPr>
                <w:rFonts w:ascii="Consolas" w:hAnsi="Consolas" w:cs="宋体"/>
                <w:bCs/>
              </w:rPr>
            </w:pPr>
            <w:proofErr w:type="spellStart"/>
            <w:proofErr w:type="gramStart"/>
            <w:r>
              <w:rPr>
                <w:rFonts w:ascii="Consolas" w:hAnsi="Consolas" w:cs="宋体" w:hint="eastAsia"/>
                <w:bCs/>
              </w:rPr>
              <w:t>d</w:t>
            </w:r>
            <w:r>
              <w:rPr>
                <w:rFonts w:ascii="Consolas" w:hAnsi="Consolas" w:cs="宋体"/>
                <w:bCs/>
              </w:rPr>
              <w:t>eleteComment</w:t>
            </w:r>
            <w:proofErr w:type="spellEnd"/>
            <w:r>
              <w:rPr>
                <w:rFonts w:ascii="Consolas" w:hAnsi="Consolas" w:cs="宋体"/>
                <w:bCs/>
              </w:rPr>
              <w:t>(</w:t>
            </w:r>
            <w:proofErr w:type="gramEnd"/>
            <w:r>
              <w:rPr>
                <w:rFonts w:ascii="Consolas" w:hAnsi="Consolas" w:cs="宋体"/>
                <w:bCs/>
              </w:rPr>
              <w:t>)</w:t>
            </w:r>
          </w:p>
        </w:tc>
        <w:tc>
          <w:tcPr>
            <w:tcW w:w="2130" w:type="dxa"/>
          </w:tcPr>
          <w:p w14:paraId="26E14E97" w14:textId="77777777" w:rsidR="00574DEC" w:rsidRDefault="00C55709" w:rsidP="00332E05">
            <w:pPr>
              <w:spacing w:line="360" w:lineRule="auto"/>
              <w:jc w:val="left"/>
              <w:rPr>
                <w:rFonts w:ascii="Consolas" w:hAnsi="Consolas"/>
              </w:rPr>
            </w:pPr>
            <w:r>
              <w:rPr>
                <w:rFonts w:ascii="Consolas" w:hAnsi="Consolas"/>
              </w:rPr>
              <w:t>B</w:t>
            </w:r>
            <w:r w:rsidR="00327E53">
              <w:rPr>
                <w:rFonts w:ascii="Consolas" w:hAnsi="Consolas" w:hint="eastAsia"/>
              </w:rPr>
              <w:t>ool</w:t>
            </w:r>
          </w:p>
        </w:tc>
      </w:tr>
      <w:tr w:rsidR="00332E05" w:rsidRPr="00A60279" w14:paraId="6170A7F6" w14:textId="77777777" w:rsidTr="00C55709">
        <w:trPr>
          <w:jc w:val="center"/>
        </w:trPr>
        <w:tc>
          <w:tcPr>
            <w:tcW w:w="1904" w:type="dxa"/>
          </w:tcPr>
          <w:p w14:paraId="4972678C" w14:textId="77777777" w:rsidR="00332E05" w:rsidRPr="00A60279" w:rsidRDefault="00332E05" w:rsidP="00332E05">
            <w:pPr>
              <w:spacing w:line="360" w:lineRule="auto"/>
              <w:jc w:val="left"/>
              <w:rPr>
                <w:rFonts w:ascii="Consolas" w:hAnsi="Consolas" w:cs="宋体"/>
                <w:bCs/>
              </w:rPr>
            </w:pPr>
            <w:r>
              <w:rPr>
                <w:rFonts w:ascii="Consolas" w:hAnsi="Consolas" w:cs="宋体" w:hint="eastAsia"/>
                <w:bCs/>
              </w:rPr>
              <w:t>设置评论</w:t>
            </w:r>
            <w:r>
              <w:rPr>
                <w:rFonts w:ascii="Consolas" w:hAnsi="Consolas" w:cs="宋体" w:hint="eastAsia"/>
                <w:bCs/>
              </w:rPr>
              <w:t>ID</w:t>
            </w:r>
          </w:p>
        </w:tc>
        <w:tc>
          <w:tcPr>
            <w:tcW w:w="2410" w:type="dxa"/>
          </w:tcPr>
          <w:p w14:paraId="44FB365F" w14:textId="77777777" w:rsidR="00332E05" w:rsidRPr="00A60279" w:rsidRDefault="00332E05" w:rsidP="00332E05">
            <w:pPr>
              <w:spacing w:line="360" w:lineRule="auto"/>
              <w:jc w:val="left"/>
              <w:rPr>
                <w:rFonts w:ascii="Consolas" w:hAnsi="Consolas" w:cs="宋体"/>
                <w:bCs/>
              </w:rPr>
            </w:pPr>
            <w:proofErr w:type="spellStart"/>
            <w:proofErr w:type="gramStart"/>
            <w:r>
              <w:rPr>
                <w:rFonts w:ascii="Consolas" w:hAnsi="Consolas" w:cs="宋体" w:hint="eastAsia"/>
                <w:bCs/>
              </w:rPr>
              <w:t>setCommentID</w:t>
            </w:r>
            <w:proofErr w:type="spellEnd"/>
            <w:r>
              <w:rPr>
                <w:rFonts w:ascii="Consolas" w:hAnsi="Consolas" w:cs="宋体" w:hint="eastAsia"/>
                <w:bCs/>
              </w:rPr>
              <w:t>(</w:t>
            </w:r>
            <w:proofErr w:type="gramEnd"/>
            <w:r>
              <w:rPr>
                <w:rFonts w:ascii="Consolas" w:hAnsi="Consolas" w:cs="宋体" w:hint="eastAsia"/>
                <w:bCs/>
              </w:rPr>
              <w:t>)</w:t>
            </w:r>
          </w:p>
        </w:tc>
        <w:tc>
          <w:tcPr>
            <w:tcW w:w="2130" w:type="dxa"/>
          </w:tcPr>
          <w:p w14:paraId="7461A7D6" w14:textId="77777777" w:rsidR="00332E05" w:rsidRPr="00A60279" w:rsidRDefault="00C55709" w:rsidP="00332E05">
            <w:pPr>
              <w:spacing w:line="360" w:lineRule="auto"/>
              <w:jc w:val="left"/>
              <w:rPr>
                <w:rFonts w:ascii="Consolas" w:hAnsi="Consolas"/>
              </w:rPr>
            </w:pPr>
            <w:r>
              <w:rPr>
                <w:rFonts w:ascii="Consolas" w:hAnsi="Consolas"/>
              </w:rPr>
              <w:t>B</w:t>
            </w:r>
            <w:r w:rsidR="00332E05">
              <w:rPr>
                <w:rFonts w:ascii="Consolas" w:hAnsi="Consolas" w:hint="eastAsia"/>
              </w:rPr>
              <w:t>ool</w:t>
            </w:r>
          </w:p>
        </w:tc>
      </w:tr>
      <w:tr w:rsidR="00513861" w:rsidRPr="00A60279" w14:paraId="1404AF28" w14:textId="77777777" w:rsidTr="00C55709">
        <w:trPr>
          <w:jc w:val="center"/>
        </w:trPr>
        <w:tc>
          <w:tcPr>
            <w:tcW w:w="1904" w:type="dxa"/>
          </w:tcPr>
          <w:p w14:paraId="39E885DF" w14:textId="77777777" w:rsidR="00513861" w:rsidRPr="00A60279" w:rsidRDefault="00A505FB" w:rsidP="00332E05">
            <w:pPr>
              <w:spacing w:line="360" w:lineRule="auto"/>
              <w:rPr>
                <w:rFonts w:ascii="Consolas" w:hAnsi="Consolas" w:cs="宋体"/>
                <w:bCs/>
              </w:rPr>
            </w:pPr>
            <w:r>
              <w:rPr>
                <w:rFonts w:ascii="Consolas" w:hAnsi="Consolas" w:cs="宋体" w:hint="eastAsia"/>
                <w:bCs/>
              </w:rPr>
              <w:t>返回评论</w:t>
            </w:r>
            <w:r>
              <w:rPr>
                <w:rFonts w:ascii="Consolas" w:hAnsi="Consolas" w:cs="宋体" w:hint="eastAsia"/>
                <w:bCs/>
              </w:rPr>
              <w:t>ID</w:t>
            </w:r>
          </w:p>
        </w:tc>
        <w:tc>
          <w:tcPr>
            <w:tcW w:w="2410" w:type="dxa"/>
          </w:tcPr>
          <w:p w14:paraId="28649F5E" w14:textId="77777777" w:rsidR="00513861" w:rsidRPr="00A60279" w:rsidRDefault="00332E05" w:rsidP="00A76F3F">
            <w:pPr>
              <w:spacing w:line="360" w:lineRule="auto"/>
              <w:rPr>
                <w:rFonts w:ascii="Consolas" w:hAnsi="Consolas" w:cs="宋体"/>
                <w:bCs/>
              </w:rPr>
            </w:pPr>
            <w:proofErr w:type="spellStart"/>
            <w:proofErr w:type="gramStart"/>
            <w:r>
              <w:rPr>
                <w:rFonts w:ascii="Consolas" w:hAnsi="Consolas" w:cs="宋体"/>
                <w:bCs/>
              </w:rPr>
              <w:t>getCommentID</w:t>
            </w:r>
            <w:proofErr w:type="spellEnd"/>
            <w:r w:rsidR="00513861" w:rsidRPr="00A60279">
              <w:rPr>
                <w:rFonts w:ascii="Consolas" w:hAnsi="Consolas" w:cs="宋体"/>
                <w:bCs/>
              </w:rPr>
              <w:t>(</w:t>
            </w:r>
            <w:proofErr w:type="gramEnd"/>
            <w:r w:rsidR="00513861" w:rsidRPr="00A60279">
              <w:rPr>
                <w:rFonts w:ascii="Consolas" w:hAnsi="Consolas" w:cs="宋体"/>
                <w:bCs/>
              </w:rPr>
              <w:t>)</w:t>
            </w:r>
          </w:p>
        </w:tc>
        <w:tc>
          <w:tcPr>
            <w:tcW w:w="2130" w:type="dxa"/>
          </w:tcPr>
          <w:p w14:paraId="3742AD72" w14:textId="77777777" w:rsidR="00513861" w:rsidRPr="00A60279" w:rsidRDefault="00332E05" w:rsidP="00A76F3F">
            <w:pPr>
              <w:spacing w:line="360" w:lineRule="auto"/>
              <w:rPr>
                <w:rFonts w:ascii="Consolas" w:hAnsi="Consolas" w:cs="宋体"/>
                <w:bCs/>
              </w:rPr>
            </w:pPr>
            <w:r>
              <w:rPr>
                <w:rFonts w:ascii="Consolas" w:hAnsi="Consolas" w:cs="宋体"/>
                <w:bCs/>
              </w:rPr>
              <w:t>Unsigned</w:t>
            </w:r>
          </w:p>
        </w:tc>
      </w:tr>
      <w:tr w:rsidR="00513861" w:rsidRPr="00A60279" w14:paraId="78F41E39" w14:textId="77777777" w:rsidTr="00C55709">
        <w:trPr>
          <w:jc w:val="center"/>
        </w:trPr>
        <w:tc>
          <w:tcPr>
            <w:tcW w:w="1904" w:type="dxa"/>
          </w:tcPr>
          <w:p w14:paraId="12C0429D" w14:textId="77777777" w:rsidR="00513861" w:rsidRPr="00A60279" w:rsidRDefault="00C55709" w:rsidP="00332E05">
            <w:pPr>
              <w:spacing w:line="360" w:lineRule="auto"/>
              <w:rPr>
                <w:rFonts w:ascii="Consolas" w:hAnsi="Consolas" w:cs="宋体"/>
                <w:bCs/>
              </w:rPr>
            </w:pPr>
            <w:r>
              <w:rPr>
                <w:rFonts w:ascii="Consolas" w:hAnsi="Consolas" w:cs="宋体" w:hint="eastAsia"/>
                <w:bCs/>
              </w:rPr>
              <w:t>设置评论者</w:t>
            </w:r>
            <w:r w:rsidR="00332E05">
              <w:rPr>
                <w:rFonts w:ascii="Consolas" w:hAnsi="Consolas" w:cs="宋体" w:hint="eastAsia"/>
                <w:bCs/>
              </w:rPr>
              <w:t>ID</w:t>
            </w:r>
          </w:p>
        </w:tc>
        <w:tc>
          <w:tcPr>
            <w:tcW w:w="2410" w:type="dxa"/>
          </w:tcPr>
          <w:p w14:paraId="74C83389" w14:textId="77777777" w:rsidR="00513861" w:rsidRPr="00A60279" w:rsidRDefault="00327E53" w:rsidP="00A76F3F">
            <w:pPr>
              <w:spacing w:line="360" w:lineRule="auto"/>
              <w:rPr>
                <w:rFonts w:ascii="Consolas" w:hAnsi="Consolas" w:cs="宋体"/>
                <w:bCs/>
              </w:rPr>
            </w:pPr>
            <w:proofErr w:type="spellStart"/>
            <w:proofErr w:type="gramStart"/>
            <w:r>
              <w:rPr>
                <w:rFonts w:ascii="Consolas" w:hAnsi="Consolas" w:cs="宋体"/>
                <w:bCs/>
              </w:rPr>
              <w:t>setUserID</w:t>
            </w:r>
            <w:proofErr w:type="spellEnd"/>
            <w:r>
              <w:rPr>
                <w:rFonts w:ascii="Consolas" w:hAnsi="Consolas" w:cs="宋体"/>
                <w:bCs/>
              </w:rPr>
              <w:t>(</w:t>
            </w:r>
            <w:proofErr w:type="gramEnd"/>
            <w:r>
              <w:rPr>
                <w:rFonts w:ascii="Consolas" w:hAnsi="Consolas" w:cs="宋体"/>
                <w:bCs/>
              </w:rPr>
              <w:t>)</w:t>
            </w:r>
          </w:p>
        </w:tc>
        <w:tc>
          <w:tcPr>
            <w:tcW w:w="2130" w:type="dxa"/>
          </w:tcPr>
          <w:p w14:paraId="3F6DF8F1" w14:textId="77777777" w:rsidR="00513861" w:rsidRPr="00A60279" w:rsidRDefault="00C55709" w:rsidP="00A76F3F">
            <w:pPr>
              <w:spacing w:line="360" w:lineRule="auto"/>
              <w:rPr>
                <w:rFonts w:ascii="Consolas" w:hAnsi="Consolas" w:cs="宋体"/>
                <w:bCs/>
              </w:rPr>
            </w:pPr>
            <w:r>
              <w:rPr>
                <w:rFonts w:ascii="Consolas" w:hAnsi="Consolas" w:cs="宋体"/>
                <w:bCs/>
              </w:rPr>
              <w:t>B</w:t>
            </w:r>
            <w:r>
              <w:rPr>
                <w:rFonts w:ascii="Consolas" w:hAnsi="Consolas" w:cs="宋体" w:hint="eastAsia"/>
                <w:bCs/>
              </w:rPr>
              <w:t>ool</w:t>
            </w:r>
          </w:p>
        </w:tc>
      </w:tr>
      <w:tr w:rsidR="00513861" w:rsidRPr="00A60279" w14:paraId="30ACAE67" w14:textId="77777777" w:rsidTr="00C55709">
        <w:trPr>
          <w:jc w:val="center"/>
        </w:trPr>
        <w:tc>
          <w:tcPr>
            <w:tcW w:w="1904" w:type="dxa"/>
          </w:tcPr>
          <w:p w14:paraId="48386765" w14:textId="77777777" w:rsidR="00513861" w:rsidRPr="00A60279" w:rsidRDefault="00C55709" w:rsidP="00A76F3F">
            <w:pPr>
              <w:spacing w:line="360" w:lineRule="auto"/>
              <w:rPr>
                <w:rFonts w:ascii="Consolas" w:hAnsi="Consolas" w:cs="宋体"/>
                <w:bCs/>
              </w:rPr>
            </w:pPr>
            <w:r>
              <w:rPr>
                <w:rFonts w:ascii="Consolas" w:hAnsi="Consolas" w:cs="宋体" w:hint="eastAsia"/>
                <w:bCs/>
              </w:rPr>
              <w:t>返回评论者</w:t>
            </w:r>
            <w:r w:rsidR="00332E05">
              <w:rPr>
                <w:rFonts w:ascii="Consolas" w:hAnsi="Consolas" w:cs="宋体" w:hint="eastAsia"/>
                <w:bCs/>
              </w:rPr>
              <w:t>ID</w:t>
            </w:r>
          </w:p>
        </w:tc>
        <w:tc>
          <w:tcPr>
            <w:tcW w:w="2410" w:type="dxa"/>
          </w:tcPr>
          <w:p w14:paraId="36E35CBE" w14:textId="77777777" w:rsidR="00513861" w:rsidRPr="00A60279" w:rsidRDefault="00327E53" w:rsidP="00A76F3F">
            <w:pPr>
              <w:spacing w:line="360" w:lineRule="auto"/>
              <w:rPr>
                <w:rFonts w:ascii="Consolas" w:hAnsi="Consolas" w:cs="宋体"/>
                <w:bCs/>
              </w:rPr>
            </w:pPr>
            <w:proofErr w:type="spellStart"/>
            <w:proofErr w:type="gramStart"/>
            <w:r>
              <w:rPr>
                <w:rFonts w:ascii="Consolas" w:hAnsi="Consolas" w:cs="宋体"/>
                <w:bCs/>
              </w:rPr>
              <w:t>getUserID</w:t>
            </w:r>
            <w:proofErr w:type="spellEnd"/>
            <w:r>
              <w:rPr>
                <w:rFonts w:ascii="Consolas" w:hAnsi="Consolas" w:cs="宋体"/>
                <w:bCs/>
              </w:rPr>
              <w:t>(</w:t>
            </w:r>
            <w:proofErr w:type="gramEnd"/>
            <w:r>
              <w:rPr>
                <w:rFonts w:ascii="Consolas" w:hAnsi="Consolas" w:cs="宋体"/>
                <w:bCs/>
              </w:rPr>
              <w:t>)</w:t>
            </w:r>
          </w:p>
        </w:tc>
        <w:tc>
          <w:tcPr>
            <w:tcW w:w="2130" w:type="dxa"/>
          </w:tcPr>
          <w:p w14:paraId="4B69B0B3" w14:textId="77777777" w:rsidR="00513861" w:rsidRPr="00A60279" w:rsidRDefault="00C55709" w:rsidP="00A76F3F">
            <w:pPr>
              <w:spacing w:line="360" w:lineRule="auto"/>
              <w:rPr>
                <w:rFonts w:ascii="Consolas" w:hAnsi="Consolas" w:cs="宋体"/>
                <w:bCs/>
              </w:rPr>
            </w:pPr>
            <w:r>
              <w:rPr>
                <w:rFonts w:ascii="Consolas" w:hAnsi="Consolas" w:cs="宋体"/>
                <w:bCs/>
              </w:rPr>
              <w:t>unsigned</w:t>
            </w:r>
          </w:p>
        </w:tc>
      </w:tr>
      <w:tr w:rsidR="00513861" w:rsidRPr="00A60279" w14:paraId="3A256E28" w14:textId="77777777" w:rsidTr="00C55709">
        <w:trPr>
          <w:jc w:val="center"/>
        </w:trPr>
        <w:tc>
          <w:tcPr>
            <w:tcW w:w="1904" w:type="dxa"/>
          </w:tcPr>
          <w:p w14:paraId="6BAB640E" w14:textId="77777777" w:rsidR="00513861" w:rsidRPr="00A60279" w:rsidRDefault="00332E05" w:rsidP="00A76F3F">
            <w:pPr>
              <w:spacing w:line="360" w:lineRule="auto"/>
              <w:rPr>
                <w:rFonts w:ascii="Consolas" w:hAnsi="Consolas" w:cs="宋体"/>
                <w:bCs/>
              </w:rPr>
            </w:pPr>
            <w:r>
              <w:rPr>
                <w:rFonts w:ascii="Consolas" w:hAnsi="Consolas" w:cs="宋体" w:hint="eastAsia"/>
                <w:bCs/>
              </w:rPr>
              <w:t>设置</w:t>
            </w:r>
            <w:r w:rsidR="00C55709">
              <w:rPr>
                <w:rFonts w:ascii="Consolas" w:hAnsi="Consolas" w:cs="宋体" w:hint="eastAsia"/>
                <w:bCs/>
              </w:rPr>
              <w:t>被评</w:t>
            </w:r>
            <w:r w:rsidR="00F41DB2">
              <w:rPr>
                <w:rFonts w:ascii="Consolas" w:hAnsi="Consolas" w:cs="宋体" w:hint="eastAsia"/>
                <w:bCs/>
              </w:rPr>
              <w:t>菜品</w:t>
            </w:r>
            <w:r>
              <w:rPr>
                <w:rFonts w:ascii="Consolas" w:hAnsi="Consolas" w:cs="宋体" w:hint="eastAsia"/>
                <w:bCs/>
              </w:rPr>
              <w:t>ID</w:t>
            </w:r>
          </w:p>
        </w:tc>
        <w:tc>
          <w:tcPr>
            <w:tcW w:w="2410" w:type="dxa"/>
          </w:tcPr>
          <w:p w14:paraId="292A6798" w14:textId="77777777" w:rsidR="00513861" w:rsidRPr="00A60279" w:rsidRDefault="00327E53" w:rsidP="00A76F3F">
            <w:pPr>
              <w:spacing w:line="360" w:lineRule="auto"/>
              <w:rPr>
                <w:rFonts w:ascii="Consolas" w:hAnsi="Consolas" w:cs="宋体"/>
                <w:bCs/>
              </w:rPr>
            </w:pPr>
            <w:proofErr w:type="spellStart"/>
            <w:proofErr w:type="gramStart"/>
            <w:r>
              <w:rPr>
                <w:rFonts w:ascii="Consolas" w:hAnsi="Consolas" w:cs="宋体"/>
                <w:bCs/>
              </w:rPr>
              <w:t>set</w:t>
            </w:r>
            <w:r w:rsidR="00F41DB2">
              <w:rPr>
                <w:rFonts w:ascii="Consolas" w:hAnsi="Consolas" w:cs="宋体" w:hint="eastAsia"/>
                <w:bCs/>
              </w:rPr>
              <w:t>Food</w:t>
            </w:r>
            <w:r>
              <w:rPr>
                <w:rFonts w:ascii="Consolas" w:hAnsi="Consolas" w:cs="宋体"/>
                <w:bCs/>
              </w:rPr>
              <w:t>ID</w:t>
            </w:r>
            <w:proofErr w:type="spellEnd"/>
            <w:r>
              <w:rPr>
                <w:rFonts w:ascii="Consolas" w:hAnsi="Consolas" w:cs="宋体"/>
                <w:bCs/>
              </w:rPr>
              <w:t>(</w:t>
            </w:r>
            <w:proofErr w:type="gramEnd"/>
            <w:r>
              <w:rPr>
                <w:rFonts w:ascii="Consolas" w:hAnsi="Consolas" w:cs="宋体"/>
                <w:bCs/>
              </w:rPr>
              <w:t>)</w:t>
            </w:r>
          </w:p>
        </w:tc>
        <w:tc>
          <w:tcPr>
            <w:tcW w:w="2130" w:type="dxa"/>
          </w:tcPr>
          <w:p w14:paraId="5AD50B75" w14:textId="77777777" w:rsidR="00513861" w:rsidRPr="00A60279" w:rsidRDefault="00C55709" w:rsidP="00A76F3F">
            <w:pPr>
              <w:spacing w:line="360" w:lineRule="auto"/>
              <w:rPr>
                <w:rFonts w:ascii="Consolas" w:hAnsi="Consolas" w:cs="宋体"/>
                <w:bCs/>
              </w:rPr>
            </w:pPr>
            <w:r>
              <w:rPr>
                <w:rFonts w:ascii="Consolas" w:hAnsi="Consolas" w:cs="宋体"/>
                <w:bCs/>
              </w:rPr>
              <w:t>Bool</w:t>
            </w:r>
          </w:p>
        </w:tc>
      </w:tr>
      <w:tr w:rsidR="00513861" w:rsidRPr="00A60279" w14:paraId="27730BA4" w14:textId="77777777" w:rsidTr="00C55709">
        <w:trPr>
          <w:jc w:val="center"/>
        </w:trPr>
        <w:tc>
          <w:tcPr>
            <w:tcW w:w="1904" w:type="dxa"/>
          </w:tcPr>
          <w:p w14:paraId="48FFC887" w14:textId="77777777" w:rsidR="00513861" w:rsidRPr="00A60279" w:rsidRDefault="00332E05" w:rsidP="00A76F3F">
            <w:pPr>
              <w:spacing w:line="360" w:lineRule="auto"/>
              <w:rPr>
                <w:rFonts w:ascii="Consolas" w:hAnsi="Consolas" w:cs="宋体"/>
                <w:bCs/>
              </w:rPr>
            </w:pPr>
            <w:r>
              <w:rPr>
                <w:rFonts w:ascii="Consolas" w:hAnsi="Consolas" w:cs="宋体" w:hint="eastAsia"/>
                <w:bCs/>
              </w:rPr>
              <w:t>返回</w:t>
            </w:r>
            <w:r w:rsidR="00C55709">
              <w:rPr>
                <w:rFonts w:ascii="Consolas" w:hAnsi="Consolas" w:cs="宋体" w:hint="eastAsia"/>
                <w:bCs/>
              </w:rPr>
              <w:t>被评</w:t>
            </w:r>
            <w:r w:rsidR="00F41DB2">
              <w:rPr>
                <w:rFonts w:ascii="Consolas" w:hAnsi="Consolas" w:cs="宋体" w:hint="eastAsia"/>
                <w:bCs/>
              </w:rPr>
              <w:t>菜品</w:t>
            </w:r>
            <w:r>
              <w:rPr>
                <w:rFonts w:ascii="Consolas" w:hAnsi="Consolas" w:cs="宋体" w:hint="eastAsia"/>
                <w:bCs/>
              </w:rPr>
              <w:t>ID</w:t>
            </w:r>
          </w:p>
        </w:tc>
        <w:tc>
          <w:tcPr>
            <w:tcW w:w="2410" w:type="dxa"/>
          </w:tcPr>
          <w:p w14:paraId="17BCAE46" w14:textId="77777777" w:rsidR="00513861" w:rsidRPr="00A60279" w:rsidRDefault="00327E53" w:rsidP="00A76F3F">
            <w:pPr>
              <w:spacing w:line="360" w:lineRule="auto"/>
              <w:rPr>
                <w:rFonts w:ascii="Consolas" w:hAnsi="Consolas" w:cs="宋体"/>
                <w:bCs/>
              </w:rPr>
            </w:pPr>
            <w:proofErr w:type="spellStart"/>
            <w:proofErr w:type="gramStart"/>
            <w:r>
              <w:rPr>
                <w:rFonts w:ascii="Consolas" w:hAnsi="Consolas" w:cs="宋体"/>
                <w:bCs/>
              </w:rPr>
              <w:t>get</w:t>
            </w:r>
            <w:r w:rsidR="00F41DB2">
              <w:rPr>
                <w:rFonts w:ascii="Consolas" w:hAnsi="Consolas" w:cs="宋体" w:hint="eastAsia"/>
                <w:bCs/>
              </w:rPr>
              <w:t>Food</w:t>
            </w:r>
            <w:r>
              <w:rPr>
                <w:rFonts w:ascii="Consolas" w:hAnsi="Consolas" w:cs="宋体" w:hint="eastAsia"/>
                <w:bCs/>
              </w:rPr>
              <w:t>I</w:t>
            </w:r>
            <w:r>
              <w:rPr>
                <w:rFonts w:ascii="Consolas" w:hAnsi="Consolas" w:cs="宋体"/>
                <w:bCs/>
              </w:rPr>
              <w:t>D</w:t>
            </w:r>
            <w:proofErr w:type="spellEnd"/>
            <w:r>
              <w:rPr>
                <w:rFonts w:ascii="Consolas" w:hAnsi="Consolas" w:cs="宋体"/>
                <w:bCs/>
              </w:rPr>
              <w:t>(</w:t>
            </w:r>
            <w:proofErr w:type="gramEnd"/>
            <w:r>
              <w:rPr>
                <w:rFonts w:ascii="Consolas" w:hAnsi="Consolas" w:cs="宋体"/>
                <w:bCs/>
              </w:rPr>
              <w:t>)</w:t>
            </w:r>
          </w:p>
        </w:tc>
        <w:tc>
          <w:tcPr>
            <w:tcW w:w="2130" w:type="dxa"/>
          </w:tcPr>
          <w:p w14:paraId="3C7674FE" w14:textId="77777777" w:rsidR="00513861" w:rsidRPr="00A60279" w:rsidRDefault="00C55709" w:rsidP="00A76F3F">
            <w:pPr>
              <w:spacing w:line="360" w:lineRule="auto"/>
              <w:rPr>
                <w:rFonts w:ascii="Consolas" w:hAnsi="Consolas" w:cs="宋体"/>
                <w:bCs/>
              </w:rPr>
            </w:pPr>
            <w:r>
              <w:rPr>
                <w:rFonts w:ascii="Consolas" w:hAnsi="Consolas" w:cs="宋体"/>
                <w:bCs/>
              </w:rPr>
              <w:t>Unsigned</w:t>
            </w:r>
          </w:p>
        </w:tc>
      </w:tr>
      <w:tr w:rsidR="00332E05" w:rsidRPr="00A60279" w14:paraId="4F54BC32" w14:textId="77777777" w:rsidTr="00C55709">
        <w:trPr>
          <w:jc w:val="center"/>
        </w:trPr>
        <w:tc>
          <w:tcPr>
            <w:tcW w:w="1904" w:type="dxa"/>
          </w:tcPr>
          <w:p w14:paraId="0392647B" w14:textId="77777777" w:rsidR="00332E05" w:rsidRDefault="00332E05" w:rsidP="00A76F3F">
            <w:pPr>
              <w:spacing w:line="360" w:lineRule="auto"/>
              <w:rPr>
                <w:rFonts w:ascii="Consolas" w:hAnsi="Consolas" w:cs="宋体"/>
                <w:bCs/>
              </w:rPr>
            </w:pPr>
            <w:r>
              <w:rPr>
                <w:rFonts w:ascii="Consolas" w:hAnsi="Consolas" w:cs="宋体" w:hint="eastAsia"/>
                <w:bCs/>
              </w:rPr>
              <w:t>设置发布时间</w:t>
            </w:r>
          </w:p>
        </w:tc>
        <w:tc>
          <w:tcPr>
            <w:tcW w:w="2410" w:type="dxa"/>
          </w:tcPr>
          <w:p w14:paraId="22256441" w14:textId="77777777" w:rsidR="00332E05" w:rsidRPr="00A60279" w:rsidRDefault="00327E53" w:rsidP="00A76F3F">
            <w:pPr>
              <w:spacing w:line="360" w:lineRule="auto"/>
              <w:rPr>
                <w:rFonts w:ascii="Consolas" w:hAnsi="Consolas" w:cs="宋体"/>
                <w:bCs/>
              </w:rPr>
            </w:pPr>
            <w:proofErr w:type="spellStart"/>
            <w:proofErr w:type="gramStart"/>
            <w:r>
              <w:rPr>
                <w:rFonts w:ascii="Consolas" w:hAnsi="Consolas" w:cs="宋体" w:hint="eastAsia"/>
                <w:bCs/>
              </w:rPr>
              <w:t>setPublishTime</w:t>
            </w:r>
            <w:proofErr w:type="spellEnd"/>
            <w:r>
              <w:rPr>
                <w:rFonts w:ascii="Consolas" w:hAnsi="Consolas" w:cs="宋体" w:hint="eastAsia"/>
                <w:bCs/>
              </w:rPr>
              <w:t>(</w:t>
            </w:r>
            <w:proofErr w:type="gramEnd"/>
            <w:r>
              <w:rPr>
                <w:rFonts w:ascii="Consolas" w:hAnsi="Consolas" w:cs="宋体" w:hint="eastAsia"/>
                <w:bCs/>
              </w:rPr>
              <w:t>)</w:t>
            </w:r>
          </w:p>
        </w:tc>
        <w:tc>
          <w:tcPr>
            <w:tcW w:w="2130" w:type="dxa"/>
          </w:tcPr>
          <w:p w14:paraId="0F83D37B" w14:textId="77777777" w:rsidR="00332E05" w:rsidRPr="00A60279" w:rsidRDefault="00C55709" w:rsidP="00A76F3F">
            <w:pPr>
              <w:spacing w:line="360" w:lineRule="auto"/>
              <w:rPr>
                <w:rFonts w:ascii="Consolas" w:hAnsi="Consolas" w:cs="宋体"/>
                <w:bCs/>
              </w:rPr>
            </w:pPr>
            <w:r>
              <w:rPr>
                <w:rFonts w:ascii="Consolas" w:hAnsi="Consolas" w:cs="宋体"/>
                <w:bCs/>
              </w:rPr>
              <w:t>B</w:t>
            </w:r>
            <w:r>
              <w:rPr>
                <w:rFonts w:ascii="Consolas" w:hAnsi="Consolas" w:cs="宋体" w:hint="eastAsia"/>
                <w:bCs/>
              </w:rPr>
              <w:t>ool</w:t>
            </w:r>
          </w:p>
        </w:tc>
      </w:tr>
      <w:tr w:rsidR="00332E05" w:rsidRPr="00A60279" w14:paraId="186A88D7" w14:textId="77777777" w:rsidTr="00C55709">
        <w:trPr>
          <w:jc w:val="center"/>
        </w:trPr>
        <w:tc>
          <w:tcPr>
            <w:tcW w:w="1904" w:type="dxa"/>
          </w:tcPr>
          <w:p w14:paraId="00C4B1F2" w14:textId="77777777" w:rsidR="00332E05" w:rsidRDefault="00332E05" w:rsidP="00A76F3F">
            <w:pPr>
              <w:spacing w:line="360" w:lineRule="auto"/>
              <w:rPr>
                <w:rFonts w:ascii="Consolas" w:hAnsi="Consolas" w:cs="宋体"/>
                <w:bCs/>
              </w:rPr>
            </w:pPr>
            <w:r>
              <w:rPr>
                <w:rFonts w:ascii="Consolas" w:hAnsi="Consolas" w:cs="宋体" w:hint="eastAsia"/>
                <w:bCs/>
              </w:rPr>
              <w:t>返回发布时间</w:t>
            </w:r>
          </w:p>
        </w:tc>
        <w:tc>
          <w:tcPr>
            <w:tcW w:w="2410" w:type="dxa"/>
          </w:tcPr>
          <w:p w14:paraId="14EB33FC" w14:textId="77777777" w:rsidR="00332E05" w:rsidRPr="00A60279" w:rsidRDefault="00327E53" w:rsidP="00A76F3F">
            <w:pPr>
              <w:spacing w:line="360" w:lineRule="auto"/>
              <w:rPr>
                <w:rFonts w:ascii="Consolas" w:hAnsi="Consolas" w:cs="宋体"/>
                <w:bCs/>
              </w:rPr>
            </w:pPr>
            <w:proofErr w:type="spellStart"/>
            <w:proofErr w:type="gramStart"/>
            <w:r>
              <w:rPr>
                <w:rFonts w:ascii="Consolas" w:hAnsi="Consolas" w:cs="宋体" w:hint="eastAsia"/>
                <w:bCs/>
              </w:rPr>
              <w:t>getPublish</w:t>
            </w:r>
            <w:r>
              <w:rPr>
                <w:rFonts w:ascii="Consolas" w:hAnsi="Consolas" w:cs="宋体"/>
                <w:bCs/>
              </w:rPr>
              <w:t>Time</w:t>
            </w:r>
            <w:proofErr w:type="spellEnd"/>
            <w:r>
              <w:rPr>
                <w:rFonts w:ascii="Consolas" w:hAnsi="Consolas" w:cs="宋体"/>
                <w:bCs/>
              </w:rPr>
              <w:t>(</w:t>
            </w:r>
            <w:proofErr w:type="gramEnd"/>
            <w:r>
              <w:rPr>
                <w:rFonts w:ascii="Consolas" w:hAnsi="Consolas" w:cs="宋体"/>
                <w:bCs/>
              </w:rPr>
              <w:t>)</w:t>
            </w:r>
          </w:p>
        </w:tc>
        <w:tc>
          <w:tcPr>
            <w:tcW w:w="2130" w:type="dxa"/>
          </w:tcPr>
          <w:p w14:paraId="1E35FE53" w14:textId="77777777" w:rsidR="00332E05" w:rsidRPr="00A60279" w:rsidRDefault="00C55709" w:rsidP="00A76F3F">
            <w:pPr>
              <w:spacing w:line="360" w:lineRule="auto"/>
              <w:rPr>
                <w:rFonts w:ascii="Consolas" w:hAnsi="Consolas" w:cs="宋体"/>
                <w:bCs/>
              </w:rPr>
            </w:pPr>
            <w:r>
              <w:rPr>
                <w:rFonts w:ascii="Consolas" w:hAnsi="Consolas" w:cs="宋体"/>
                <w:bCs/>
              </w:rPr>
              <w:t>S</w:t>
            </w:r>
            <w:r>
              <w:rPr>
                <w:rFonts w:ascii="Consolas" w:hAnsi="Consolas" w:cs="宋体" w:hint="eastAsia"/>
                <w:bCs/>
              </w:rPr>
              <w:t>tring</w:t>
            </w:r>
          </w:p>
        </w:tc>
      </w:tr>
      <w:tr w:rsidR="00332E05" w:rsidRPr="00A60279" w14:paraId="4501478A" w14:textId="77777777" w:rsidTr="00C55709">
        <w:trPr>
          <w:jc w:val="center"/>
        </w:trPr>
        <w:tc>
          <w:tcPr>
            <w:tcW w:w="1904" w:type="dxa"/>
          </w:tcPr>
          <w:p w14:paraId="4A10514C" w14:textId="77777777" w:rsidR="00332E05" w:rsidRDefault="00332E05" w:rsidP="00A76F3F">
            <w:pPr>
              <w:spacing w:line="360" w:lineRule="auto"/>
              <w:rPr>
                <w:rFonts w:ascii="Consolas" w:hAnsi="Consolas" w:cs="宋体"/>
                <w:bCs/>
              </w:rPr>
            </w:pPr>
            <w:r>
              <w:rPr>
                <w:rFonts w:ascii="Consolas" w:hAnsi="Consolas" w:cs="宋体" w:hint="eastAsia"/>
                <w:bCs/>
              </w:rPr>
              <w:t>设置评论内容</w:t>
            </w:r>
          </w:p>
        </w:tc>
        <w:tc>
          <w:tcPr>
            <w:tcW w:w="2410" w:type="dxa"/>
          </w:tcPr>
          <w:p w14:paraId="6F0BA0BE" w14:textId="77777777" w:rsidR="00332E05" w:rsidRPr="00A60279" w:rsidRDefault="00327E53" w:rsidP="00A76F3F">
            <w:pPr>
              <w:spacing w:line="360" w:lineRule="auto"/>
              <w:rPr>
                <w:rFonts w:ascii="Consolas" w:hAnsi="Consolas" w:cs="宋体"/>
                <w:bCs/>
              </w:rPr>
            </w:pPr>
            <w:proofErr w:type="spellStart"/>
            <w:proofErr w:type="gramStart"/>
            <w:r>
              <w:rPr>
                <w:rFonts w:ascii="Consolas" w:hAnsi="Consolas" w:cs="宋体" w:hint="eastAsia"/>
                <w:bCs/>
              </w:rPr>
              <w:t>setComment</w:t>
            </w:r>
            <w:r>
              <w:rPr>
                <w:rFonts w:ascii="Consolas" w:hAnsi="Consolas" w:cs="宋体"/>
                <w:bCs/>
              </w:rPr>
              <w:t>Content</w:t>
            </w:r>
            <w:proofErr w:type="spellEnd"/>
            <w:r>
              <w:rPr>
                <w:rFonts w:ascii="Consolas" w:hAnsi="Consolas" w:cs="宋体"/>
                <w:bCs/>
              </w:rPr>
              <w:t>(</w:t>
            </w:r>
            <w:proofErr w:type="gramEnd"/>
            <w:r>
              <w:rPr>
                <w:rFonts w:ascii="Consolas" w:hAnsi="Consolas" w:cs="宋体"/>
                <w:bCs/>
              </w:rPr>
              <w:t>)</w:t>
            </w:r>
          </w:p>
        </w:tc>
        <w:tc>
          <w:tcPr>
            <w:tcW w:w="2130" w:type="dxa"/>
          </w:tcPr>
          <w:p w14:paraId="2C229029" w14:textId="77777777" w:rsidR="00332E05" w:rsidRPr="00A60279" w:rsidRDefault="00C55709" w:rsidP="00A76F3F">
            <w:pPr>
              <w:spacing w:line="360" w:lineRule="auto"/>
              <w:rPr>
                <w:rFonts w:ascii="Consolas" w:hAnsi="Consolas" w:cs="宋体"/>
                <w:bCs/>
              </w:rPr>
            </w:pPr>
            <w:r>
              <w:rPr>
                <w:rFonts w:ascii="Consolas" w:hAnsi="Consolas" w:cs="宋体"/>
                <w:bCs/>
              </w:rPr>
              <w:t>B</w:t>
            </w:r>
            <w:r>
              <w:rPr>
                <w:rFonts w:ascii="Consolas" w:hAnsi="Consolas" w:cs="宋体" w:hint="eastAsia"/>
                <w:bCs/>
              </w:rPr>
              <w:t>ool</w:t>
            </w:r>
          </w:p>
        </w:tc>
      </w:tr>
      <w:tr w:rsidR="00332E05" w:rsidRPr="00A60279" w14:paraId="564276C2" w14:textId="77777777" w:rsidTr="00C55709">
        <w:trPr>
          <w:jc w:val="center"/>
        </w:trPr>
        <w:tc>
          <w:tcPr>
            <w:tcW w:w="1904" w:type="dxa"/>
          </w:tcPr>
          <w:p w14:paraId="5D226062" w14:textId="77777777" w:rsidR="00332E05" w:rsidRDefault="00332E05" w:rsidP="00A76F3F">
            <w:pPr>
              <w:spacing w:line="360" w:lineRule="auto"/>
              <w:rPr>
                <w:rFonts w:ascii="Consolas" w:hAnsi="Consolas" w:cs="宋体"/>
                <w:bCs/>
              </w:rPr>
            </w:pPr>
            <w:r>
              <w:rPr>
                <w:rFonts w:ascii="Consolas" w:hAnsi="Consolas" w:cs="宋体" w:hint="eastAsia"/>
                <w:bCs/>
              </w:rPr>
              <w:t>返回评论内容</w:t>
            </w:r>
          </w:p>
        </w:tc>
        <w:tc>
          <w:tcPr>
            <w:tcW w:w="2410" w:type="dxa"/>
          </w:tcPr>
          <w:p w14:paraId="0AD874FC" w14:textId="77777777" w:rsidR="00332E05" w:rsidRPr="00A60279" w:rsidRDefault="00327E53" w:rsidP="00A76F3F">
            <w:pPr>
              <w:spacing w:line="360" w:lineRule="auto"/>
              <w:rPr>
                <w:rFonts w:ascii="Consolas" w:hAnsi="Consolas" w:cs="宋体"/>
                <w:bCs/>
              </w:rPr>
            </w:pPr>
            <w:proofErr w:type="spellStart"/>
            <w:proofErr w:type="gramStart"/>
            <w:r>
              <w:rPr>
                <w:rFonts w:ascii="Consolas" w:hAnsi="Consolas" w:cs="宋体" w:hint="eastAsia"/>
                <w:bCs/>
              </w:rPr>
              <w:t>getCommentContent</w:t>
            </w:r>
            <w:proofErr w:type="spellEnd"/>
            <w:r>
              <w:rPr>
                <w:rFonts w:ascii="Consolas" w:hAnsi="Consolas" w:cs="宋体" w:hint="eastAsia"/>
                <w:bCs/>
              </w:rPr>
              <w:t>(</w:t>
            </w:r>
            <w:proofErr w:type="gramEnd"/>
            <w:r>
              <w:rPr>
                <w:rFonts w:ascii="Consolas" w:hAnsi="Consolas" w:cs="宋体" w:hint="eastAsia"/>
                <w:bCs/>
              </w:rPr>
              <w:t>)</w:t>
            </w:r>
          </w:p>
        </w:tc>
        <w:tc>
          <w:tcPr>
            <w:tcW w:w="2130" w:type="dxa"/>
          </w:tcPr>
          <w:p w14:paraId="2D0C91CF" w14:textId="77777777" w:rsidR="00332E05" w:rsidRPr="00A60279" w:rsidRDefault="00C55709" w:rsidP="00A76F3F">
            <w:pPr>
              <w:spacing w:line="360" w:lineRule="auto"/>
              <w:rPr>
                <w:rFonts w:ascii="Consolas" w:hAnsi="Consolas" w:cs="宋体"/>
                <w:bCs/>
              </w:rPr>
            </w:pPr>
            <w:r>
              <w:rPr>
                <w:rFonts w:ascii="Consolas" w:hAnsi="Consolas" w:cs="宋体" w:hint="eastAsia"/>
                <w:bCs/>
              </w:rPr>
              <w:t>string</w:t>
            </w:r>
          </w:p>
        </w:tc>
      </w:tr>
    </w:tbl>
    <w:p w14:paraId="4ED2D208" w14:textId="77777777" w:rsidR="0031296C" w:rsidRDefault="0031296C" w:rsidP="00A76F3F">
      <w:pPr>
        <w:spacing w:line="360" w:lineRule="auto"/>
        <w:ind w:firstLine="420"/>
        <w:rPr>
          <w:rFonts w:ascii="Consolas" w:hAnsi="Consolas" w:cs="宋体"/>
          <w:bCs/>
        </w:rPr>
      </w:pPr>
    </w:p>
    <w:p w14:paraId="08D069C8" w14:textId="77777777" w:rsidR="00F41DB2" w:rsidRPr="00A60279" w:rsidRDefault="00F41DB2" w:rsidP="00F41DB2">
      <w:pPr>
        <w:spacing w:line="360" w:lineRule="auto"/>
        <w:ind w:firstLine="420"/>
        <w:rPr>
          <w:rFonts w:ascii="Consolas" w:hAnsi="Consolas" w:cs="宋体"/>
          <w:bCs/>
        </w:rPr>
      </w:pPr>
      <w:r w:rsidRPr="00A60279">
        <w:rPr>
          <w:rFonts w:ascii="Consolas" w:hAnsi="Consolas" w:cs="宋体"/>
          <w:bCs/>
        </w:rPr>
        <w:t>类名：</w:t>
      </w:r>
      <w:proofErr w:type="spellStart"/>
      <w:r>
        <w:rPr>
          <w:rFonts w:ascii="Consolas" w:hAnsi="Consolas" w:cs="宋体" w:hint="eastAsia"/>
          <w:bCs/>
        </w:rPr>
        <w:t>B</w:t>
      </w:r>
      <w:r w:rsidR="00F2548E">
        <w:rPr>
          <w:rFonts w:ascii="Consolas" w:hAnsi="Consolas" w:cs="宋体"/>
          <w:bCs/>
        </w:rPr>
        <w:t>u</w:t>
      </w:r>
      <w:r>
        <w:rPr>
          <w:rFonts w:ascii="Consolas" w:hAnsi="Consolas" w:cs="宋体" w:hint="eastAsia"/>
          <w:bCs/>
        </w:rPr>
        <w:t>ll</w:t>
      </w:r>
      <w:r w:rsidR="00F2548E">
        <w:rPr>
          <w:rFonts w:ascii="Consolas" w:hAnsi="Consolas" w:cs="宋体"/>
          <w:bCs/>
        </w:rPr>
        <w:t>etin</w:t>
      </w:r>
      <w:r w:rsidR="00A3273A">
        <w:rPr>
          <w:rFonts w:ascii="Consolas" w:hAnsi="Consolas" w:cs="宋体" w:hint="eastAsia"/>
          <w:bCs/>
        </w:rPr>
        <w:t>B</w:t>
      </w:r>
      <w:r>
        <w:rPr>
          <w:rFonts w:ascii="Consolas" w:hAnsi="Consolas" w:cs="宋体" w:hint="eastAsia"/>
          <w:bCs/>
        </w:rPr>
        <w:t>oard</w:t>
      </w:r>
      <w:proofErr w:type="spellEnd"/>
    </w:p>
    <w:p w14:paraId="3E76CE36" w14:textId="77777777" w:rsidR="00F41DB2" w:rsidRPr="00A60279" w:rsidRDefault="00F41DB2" w:rsidP="00F41DB2">
      <w:pPr>
        <w:spacing w:line="360" w:lineRule="auto"/>
        <w:ind w:firstLine="420"/>
        <w:rPr>
          <w:rFonts w:ascii="Consolas" w:hAnsi="Consolas" w:cs="宋体"/>
          <w:bCs/>
        </w:rPr>
      </w:pPr>
      <w:r>
        <w:rPr>
          <w:rFonts w:ascii="Consolas" w:hAnsi="Consolas" w:cs="宋体" w:hint="eastAsia"/>
          <w:bCs/>
        </w:rPr>
        <w:t>操作</w:t>
      </w:r>
      <w:r w:rsidRPr="00A60279">
        <w:rPr>
          <w:rFonts w:ascii="Consolas" w:hAnsi="Consolas" w:cs="宋体"/>
          <w:bCs/>
        </w:rPr>
        <w:t>表如表</w:t>
      </w:r>
      <w:r w:rsidRPr="00A60279">
        <w:rPr>
          <w:rFonts w:ascii="Consolas" w:hAnsi="Consolas" w:cs="宋体"/>
          <w:bCs/>
        </w:rPr>
        <w:t>2.</w:t>
      </w:r>
      <w:r>
        <w:rPr>
          <w:rFonts w:ascii="Consolas" w:hAnsi="Consolas" w:cs="宋体"/>
          <w:bCs/>
        </w:rPr>
        <w:t>2.5</w:t>
      </w:r>
      <w:r w:rsidRPr="00A60279">
        <w:rPr>
          <w:rFonts w:ascii="Consolas" w:hAnsi="Consolas" w:cs="宋体"/>
          <w:bCs/>
        </w:rPr>
        <w:t>所示：</w:t>
      </w:r>
    </w:p>
    <w:p w14:paraId="6ED1BC11" w14:textId="77777777" w:rsidR="00F41DB2" w:rsidRPr="00A60279" w:rsidRDefault="00F41DB2" w:rsidP="00F41DB2">
      <w:pPr>
        <w:spacing w:line="360" w:lineRule="auto"/>
        <w:ind w:firstLine="420"/>
        <w:jc w:val="center"/>
        <w:rPr>
          <w:rFonts w:ascii="Consolas" w:hAnsi="Consolas" w:cs="宋体"/>
          <w:bCs/>
        </w:rPr>
      </w:pPr>
      <w:r w:rsidRPr="00A60279">
        <w:rPr>
          <w:rFonts w:ascii="Consolas" w:hAnsi="Consolas" w:cs="宋体"/>
          <w:bCs/>
        </w:rPr>
        <w:t>表</w:t>
      </w:r>
      <w:r w:rsidRPr="00A60279">
        <w:rPr>
          <w:rFonts w:ascii="Consolas" w:hAnsi="Consolas" w:cs="宋体"/>
          <w:bCs/>
        </w:rPr>
        <w:t>2.</w:t>
      </w:r>
      <w:r>
        <w:rPr>
          <w:rFonts w:ascii="Consolas" w:hAnsi="Consolas" w:cs="宋体"/>
          <w:bCs/>
        </w:rPr>
        <w:t xml:space="preserve">2.5 </w:t>
      </w:r>
      <w:r>
        <w:rPr>
          <w:rFonts w:ascii="Consolas" w:hAnsi="Consolas" w:cs="宋体" w:hint="eastAsia"/>
          <w:bCs/>
        </w:rPr>
        <w:t>Billboard</w:t>
      </w:r>
      <w:r w:rsidRPr="00A60279">
        <w:rPr>
          <w:rFonts w:ascii="Consolas" w:hAnsi="Consolas" w:cs="宋体"/>
          <w:bCs/>
        </w:rPr>
        <w:t>类操作表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4"/>
        <w:gridCol w:w="2410"/>
        <w:gridCol w:w="2130"/>
      </w:tblGrid>
      <w:tr w:rsidR="00F41DB2" w:rsidRPr="00A60279" w14:paraId="0F080BC9" w14:textId="77777777" w:rsidTr="00A46897">
        <w:trPr>
          <w:jc w:val="center"/>
        </w:trPr>
        <w:tc>
          <w:tcPr>
            <w:tcW w:w="1904" w:type="dxa"/>
          </w:tcPr>
          <w:p w14:paraId="7F28B8D4" w14:textId="77777777" w:rsidR="00F41DB2" w:rsidRPr="00A60279" w:rsidRDefault="00F41DB2" w:rsidP="00A46897">
            <w:pPr>
              <w:spacing w:line="360" w:lineRule="auto"/>
              <w:jc w:val="center"/>
              <w:rPr>
                <w:rFonts w:ascii="Consolas" w:hAnsi="Consolas" w:cs="宋体"/>
                <w:bCs/>
              </w:rPr>
            </w:pPr>
            <w:r w:rsidRPr="00A60279">
              <w:rPr>
                <w:rFonts w:ascii="Consolas" w:hAnsi="Consolas" w:cs="宋体"/>
                <w:bCs/>
              </w:rPr>
              <w:t>中文名</w:t>
            </w:r>
          </w:p>
        </w:tc>
        <w:tc>
          <w:tcPr>
            <w:tcW w:w="2410" w:type="dxa"/>
          </w:tcPr>
          <w:p w14:paraId="5847A981" w14:textId="77777777" w:rsidR="00F41DB2" w:rsidRPr="00A60279" w:rsidRDefault="00F41DB2" w:rsidP="00A46897">
            <w:pPr>
              <w:spacing w:line="360" w:lineRule="auto"/>
              <w:jc w:val="center"/>
              <w:rPr>
                <w:rFonts w:ascii="Consolas" w:hAnsi="Consolas" w:cs="宋体"/>
                <w:bCs/>
              </w:rPr>
            </w:pPr>
            <w:r w:rsidRPr="00A60279">
              <w:rPr>
                <w:rFonts w:ascii="Consolas" w:hAnsi="Consolas" w:cs="宋体"/>
                <w:bCs/>
              </w:rPr>
              <w:t>英文名</w:t>
            </w:r>
          </w:p>
        </w:tc>
        <w:tc>
          <w:tcPr>
            <w:tcW w:w="2130" w:type="dxa"/>
          </w:tcPr>
          <w:p w14:paraId="503EA9E1" w14:textId="77777777" w:rsidR="00F41DB2" w:rsidRPr="00A60279" w:rsidRDefault="00F41DB2" w:rsidP="00A46897">
            <w:pPr>
              <w:spacing w:line="360" w:lineRule="auto"/>
              <w:jc w:val="center"/>
              <w:rPr>
                <w:rFonts w:ascii="Consolas" w:hAnsi="Consolas" w:cs="宋体"/>
                <w:bCs/>
              </w:rPr>
            </w:pPr>
            <w:r w:rsidRPr="00A60279">
              <w:rPr>
                <w:rFonts w:ascii="Consolas" w:hAnsi="Consolas"/>
              </w:rPr>
              <w:t>返回值类型</w:t>
            </w:r>
          </w:p>
        </w:tc>
      </w:tr>
      <w:tr w:rsidR="00F41DB2" w:rsidRPr="00A60279" w14:paraId="6A583EF3" w14:textId="77777777" w:rsidTr="00A46897">
        <w:trPr>
          <w:jc w:val="center"/>
        </w:trPr>
        <w:tc>
          <w:tcPr>
            <w:tcW w:w="1904" w:type="dxa"/>
          </w:tcPr>
          <w:p w14:paraId="42B8D8D7" w14:textId="77777777" w:rsidR="00F41DB2" w:rsidRDefault="00F41DB2" w:rsidP="00A46897">
            <w:pPr>
              <w:spacing w:line="360" w:lineRule="auto"/>
              <w:jc w:val="left"/>
              <w:rPr>
                <w:rFonts w:ascii="Consolas" w:hAnsi="Consolas" w:cs="宋体"/>
                <w:bCs/>
              </w:rPr>
            </w:pPr>
            <w:r>
              <w:rPr>
                <w:rFonts w:ascii="Consolas" w:hAnsi="Consolas" w:cs="宋体" w:hint="eastAsia"/>
                <w:bCs/>
              </w:rPr>
              <w:t>添加公告</w:t>
            </w:r>
          </w:p>
        </w:tc>
        <w:tc>
          <w:tcPr>
            <w:tcW w:w="2410" w:type="dxa"/>
          </w:tcPr>
          <w:p w14:paraId="48637A22" w14:textId="77777777" w:rsidR="00F41DB2" w:rsidRDefault="00F41DB2" w:rsidP="00A46897">
            <w:pPr>
              <w:spacing w:line="360" w:lineRule="auto"/>
              <w:jc w:val="left"/>
              <w:rPr>
                <w:rFonts w:ascii="Consolas" w:hAnsi="Consolas" w:cs="宋体"/>
                <w:bCs/>
              </w:rPr>
            </w:pPr>
            <w:proofErr w:type="spellStart"/>
            <w:proofErr w:type="gramStart"/>
            <w:r>
              <w:rPr>
                <w:rFonts w:ascii="Consolas" w:hAnsi="Consolas" w:cs="宋体" w:hint="eastAsia"/>
                <w:bCs/>
              </w:rPr>
              <w:t>addB</w:t>
            </w:r>
            <w:r w:rsidR="00F2548E">
              <w:rPr>
                <w:rFonts w:ascii="Consolas" w:hAnsi="Consolas" w:cs="宋体"/>
                <w:bCs/>
              </w:rPr>
              <w:t>u</w:t>
            </w:r>
            <w:r>
              <w:rPr>
                <w:rFonts w:ascii="Consolas" w:hAnsi="Consolas" w:cs="宋体" w:hint="eastAsia"/>
                <w:bCs/>
              </w:rPr>
              <w:t>ll</w:t>
            </w:r>
            <w:r w:rsidR="00F2548E">
              <w:rPr>
                <w:rFonts w:ascii="Consolas" w:hAnsi="Consolas" w:cs="宋体"/>
                <w:bCs/>
              </w:rPr>
              <w:t>etin</w:t>
            </w:r>
            <w:r w:rsidR="00A3273A">
              <w:rPr>
                <w:rFonts w:ascii="Consolas" w:hAnsi="Consolas" w:cs="宋体" w:hint="eastAsia"/>
                <w:bCs/>
              </w:rPr>
              <w:t>B</w:t>
            </w:r>
            <w:r>
              <w:rPr>
                <w:rFonts w:ascii="Consolas" w:hAnsi="Consolas" w:cs="宋体" w:hint="eastAsia"/>
                <w:bCs/>
              </w:rPr>
              <w:t>oard</w:t>
            </w:r>
            <w:proofErr w:type="spellEnd"/>
            <w:r>
              <w:rPr>
                <w:rFonts w:ascii="Consolas" w:hAnsi="Consolas" w:cs="宋体" w:hint="eastAsia"/>
                <w:bCs/>
              </w:rPr>
              <w:t>(</w:t>
            </w:r>
            <w:proofErr w:type="gramEnd"/>
            <w:r>
              <w:rPr>
                <w:rFonts w:ascii="Consolas" w:hAnsi="Consolas" w:cs="宋体" w:hint="eastAsia"/>
                <w:bCs/>
              </w:rPr>
              <w:t>)</w:t>
            </w:r>
          </w:p>
        </w:tc>
        <w:tc>
          <w:tcPr>
            <w:tcW w:w="2130" w:type="dxa"/>
          </w:tcPr>
          <w:p w14:paraId="2B5155E0" w14:textId="77777777" w:rsidR="00F41DB2" w:rsidRDefault="00F41DB2" w:rsidP="00A46897">
            <w:pPr>
              <w:spacing w:line="360" w:lineRule="auto"/>
              <w:jc w:val="left"/>
              <w:rPr>
                <w:rFonts w:ascii="Consolas" w:hAnsi="Consolas"/>
              </w:rPr>
            </w:pPr>
            <w:r>
              <w:rPr>
                <w:rFonts w:ascii="Consolas" w:hAnsi="Consolas"/>
              </w:rPr>
              <w:t>B</w:t>
            </w:r>
            <w:r>
              <w:rPr>
                <w:rFonts w:ascii="Consolas" w:hAnsi="Consolas" w:hint="eastAsia"/>
              </w:rPr>
              <w:t>ool</w:t>
            </w:r>
          </w:p>
        </w:tc>
      </w:tr>
      <w:tr w:rsidR="00F41DB2" w:rsidRPr="00A60279" w14:paraId="2E3FC04A" w14:textId="77777777" w:rsidTr="00A46897">
        <w:trPr>
          <w:jc w:val="center"/>
        </w:trPr>
        <w:tc>
          <w:tcPr>
            <w:tcW w:w="1904" w:type="dxa"/>
          </w:tcPr>
          <w:p w14:paraId="5673E28B" w14:textId="77777777" w:rsidR="00F41DB2" w:rsidRDefault="00F41DB2" w:rsidP="00A46897">
            <w:pPr>
              <w:spacing w:line="360" w:lineRule="auto"/>
              <w:jc w:val="left"/>
              <w:rPr>
                <w:rFonts w:ascii="Consolas" w:hAnsi="Consolas" w:cs="宋体"/>
                <w:bCs/>
              </w:rPr>
            </w:pPr>
            <w:r>
              <w:rPr>
                <w:rFonts w:ascii="Consolas" w:hAnsi="Consolas" w:cs="宋体" w:hint="eastAsia"/>
                <w:bCs/>
              </w:rPr>
              <w:lastRenderedPageBreak/>
              <w:t>删除公告</w:t>
            </w:r>
          </w:p>
        </w:tc>
        <w:tc>
          <w:tcPr>
            <w:tcW w:w="2410" w:type="dxa"/>
          </w:tcPr>
          <w:p w14:paraId="36C6C869" w14:textId="77777777" w:rsidR="00F41DB2" w:rsidRDefault="00F41DB2" w:rsidP="00A46897">
            <w:pPr>
              <w:spacing w:line="360" w:lineRule="auto"/>
              <w:jc w:val="left"/>
              <w:rPr>
                <w:rFonts w:ascii="Consolas" w:hAnsi="Consolas" w:cs="宋体"/>
                <w:bCs/>
              </w:rPr>
            </w:pPr>
            <w:proofErr w:type="spellStart"/>
            <w:proofErr w:type="gramStart"/>
            <w:r>
              <w:rPr>
                <w:rFonts w:ascii="Consolas" w:hAnsi="Consolas" w:cs="宋体" w:hint="eastAsia"/>
                <w:bCs/>
              </w:rPr>
              <w:t>d</w:t>
            </w:r>
            <w:r>
              <w:rPr>
                <w:rFonts w:ascii="Consolas" w:hAnsi="Consolas" w:cs="宋体"/>
                <w:bCs/>
              </w:rPr>
              <w:t>elete</w:t>
            </w:r>
            <w:r>
              <w:rPr>
                <w:rFonts w:ascii="Consolas" w:hAnsi="Consolas" w:cs="宋体" w:hint="eastAsia"/>
                <w:bCs/>
              </w:rPr>
              <w:t>B</w:t>
            </w:r>
            <w:r w:rsidR="00F2548E">
              <w:rPr>
                <w:rFonts w:ascii="Consolas" w:hAnsi="Consolas" w:cs="宋体"/>
                <w:bCs/>
              </w:rPr>
              <w:t>u</w:t>
            </w:r>
            <w:r>
              <w:rPr>
                <w:rFonts w:ascii="Consolas" w:hAnsi="Consolas" w:cs="宋体" w:hint="eastAsia"/>
                <w:bCs/>
              </w:rPr>
              <w:t>ll</w:t>
            </w:r>
            <w:r w:rsidR="00F2548E">
              <w:rPr>
                <w:rFonts w:ascii="Consolas" w:hAnsi="Consolas" w:cs="宋体"/>
                <w:bCs/>
              </w:rPr>
              <w:t>etin</w:t>
            </w:r>
            <w:r w:rsidR="00A3273A">
              <w:rPr>
                <w:rFonts w:ascii="Consolas" w:hAnsi="Consolas" w:cs="宋体" w:hint="eastAsia"/>
                <w:bCs/>
              </w:rPr>
              <w:t>B</w:t>
            </w:r>
            <w:r>
              <w:rPr>
                <w:rFonts w:ascii="Consolas" w:hAnsi="Consolas" w:cs="宋体" w:hint="eastAsia"/>
                <w:bCs/>
              </w:rPr>
              <w:t>oard</w:t>
            </w:r>
            <w:r>
              <w:rPr>
                <w:rFonts w:ascii="Consolas" w:hAnsi="Consolas" w:cs="宋体"/>
                <w:bCs/>
              </w:rPr>
              <w:t>t</w:t>
            </w:r>
            <w:proofErr w:type="spellEnd"/>
            <w:r>
              <w:rPr>
                <w:rFonts w:ascii="Consolas" w:hAnsi="Consolas" w:cs="宋体"/>
                <w:bCs/>
              </w:rPr>
              <w:t>(</w:t>
            </w:r>
            <w:proofErr w:type="gramEnd"/>
            <w:r>
              <w:rPr>
                <w:rFonts w:ascii="Consolas" w:hAnsi="Consolas" w:cs="宋体"/>
                <w:bCs/>
              </w:rPr>
              <w:t>)</w:t>
            </w:r>
          </w:p>
        </w:tc>
        <w:tc>
          <w:tcPr>
            <w:tcW w:w="2130" w:type="dxa"/>
          </w:tcPr>
          <w:p w14:paraId="03033CCA" w14:textId="77777777" w:rsidR="00F41DB2" w:rsidRDefault="00F41DB2" w:rsidP="00A46897">
            <w:pPr>
              <w:spacing w:line="360" w:lineRule="auto"/>
              <w:jc w:val="left"/>
              <w:rPr>
                <w:rFonts w:ascii="Consolas" w:hAnsi="Consolas"/>
              </w:rPr>
            </w:pPr>
            <w:r>
              <w:rPr>
                <w:rFonts w:ascii="Consolas" w:hAnsi="Consolas"/>
              </w:rPr>
              <w:t>B</w:t>
            </w:r>
            <w:r>
              <w:rPr>
                <w:rFonts w:ascii="Consolas" w:hAnsi="Consolas" w:hint="eastAsia"/>
              </w:rPr>
              <w:t>ool</w:t>
            </w:r>
          </w:p>
        </w:tc>
      </w:tr>
      <w:tr w:rsidR="00F41DB2" w:rsidRPr="00A60279" w14:paraId="5E36353B" w14:textId="77777777" w:rsidTr="00A46897">
        <w:trPr>
          <w:jc w:val="center"/>
        </w:trPr>
        <w:tc>
          <w:tcPr>
            <w:tcW w:w="1904" w:type="dxa"/>
          </w:tcPr>
          <w:p w14:paraId="5EC0A57C" w14:textId="77777777" w:rsidR="00F41DB2" w:rsidRPr="00A60279" w:rsidRDefault="00F41DB2" w:rsidP="00A46897">
            <w:pPr>
              <w:spacing w:line="360" w:lineRule="auto"/>
              <w:jc w:val="left"/>
              <w:rPr>
                <w:rFonts w:ascii="Consolas" w:hAnsi="Consolas" w:cs="宋体"/>
                <w:bCs/>
              </w:rPr>
            </w:pPr>
            <w:r>
              <w:rPr>
                <w:rFonts w:ascii="Consolas" w:hAnsi="Consolas" w:cs="宋体" w:hint="eastAsia"/>
                <w:bCs/>
              </w:rPr>
              <w:t>设置公告</w:t>
            </w:r>
            <w:r>
              <w:rPr>
                <w:rFonts w:ascii="Consolas" w:hAnsi="Consolas" w:cs="宋体" w:hint="eastAsia"/>
                <w:bCs/>
              </w:rPr>
              <w:t>ID</w:t>
            </w:r>
          </w:p>
        </w:tc>
        <w:tc>
          <w:tcPr>
            <w:tcW w:w="2410" w:type="dxa"/>
          </w:tcPr>
          <w:p w14:paraId="1F996548" w14:textId="77777777" w:rsidR="00F41DB2" w:rsidRPr="00A60279" w:rsidRDefault="00F41DB2" w:rsidP="00A46897">
            <w:pPr>
              <w:spacing w:line="360" w:lineRule="auto"/>
              <w:jc w:val="left"/>
              <w:rPr>
                <w:rFonts w:ascii="Consolas" w:hAnsi="Consolas" w:cs="宋体"/>
                <w:bCs/>
              </w:rPr>
            </w:pPr>
            <w:proofErr w:type="spellStart"/>
            <w:proofErr w:type="gramStart"/>
            <w:r>
              <w:rPr>
                <w:rFonts w:ascii="Consolas" w:hAnsi="Consolas" w:cs="宋体" w:hint="eastAsia"/>
                <w:bCs/>
              </w:rPr>
              <w:t>setB</w:t>
            </w:r>
            <w:r w:rsidR="00F2548E">
              <w:rPr>
                <w:rFonts w:ascii="Consolas" w:hAnsi="Consolas" w:cs="宋体"/>
                <w:bCs/>
              </w:rPr>
              <w:t>u</w:t>
            </w:r>
            <w:r>
              <w:rPr>
                <w:rFonts w:ascii="Consolas" w:hAnsi="Consolas" w:cs="宋体" w:hint="eastAsia"/>
                <w:bCs/>
              </w:rPr>
              <w:t>ll</w:t>
            </w:r>
            <w:r w:rsidR="00F2548E">
              <w:rPr>
                <w:rFonts w:ascii="Consolas" w:hAnsi="Consolas" w:cs="宋体"/>
                <w:bCs/>
              </w:rPr>
              <w:t>etin</w:t>
            </w:r>
            <w:r w:rsidR="00A3273A">
              <w:rPr>
                <w:rFonts w:ascii="Consolas" w:hAnsi="Consolas" w:cs="宋体" w:hint="eastAsia"/>
                <w:bCs/>
              </w:rPr>
              <w:t>B</w:t>
            </w:r>
            <w:r>
              <w:rPr>
                <w:rFonts w:ascii="Consolas" w:hAnsi="Consolas" w:cs="宋体" w:hint="eastAsia"/>
                <w:bCs/>
              </w:rPr>
              <w:t>oardID</w:t>
            </w:r>
            <w:proofErr w:type="spellEnd"/>
            <w:r>
              <w:rPr>
                <w:rFonts w:ascii="Consolas" w:hAnsi="Consolas" w:cs="宋体" w:hint="eastAsia"/>
                <w:bCs/>
              </w:rPr>
              <w:t>(</w:t>
            </w:r>
            <w:proofErr w:type="gramEnd"/>
            <w:r>
              <w:rPr>
                <w:rFonts w:ascii="Consolas" w:hAnsi="Consolas" w:cs="宋体" w:hint="eastAsia"/>
                <w:bCs/>
              </w:rPr>
              <w:t>)</w:t>
            </w:r>
          </w:p>
        </w:tc>
        <w:tc>
          <w:tcPr>
            <w:tcW w:w="2130" w:type="dxa"/>
          </w:tcPr>
          <w:p w14:paraId="5ACF4FD3" w14:textId="77777777" w:rsidR="00F41DB2" w:rsidRPr="00A60279" w:rsidRDefault="00F41DB2" w:rsidP="00A46897">
            <w:pPr>
              <w:spacing w:line="360" w:lineRule="auto"/>
              <w:jc w:val="left"/>
              <w:rPr>
                <w:rFonts w:ascii="Consolas" w:hAnsi="Consolas"/>
              </w:rPr>
            </w:pPr>
            <w:r>
              <w:rPr>
                <w:rFonts w:ascii="Consolas" w:hAnsi="Consolas"/>
              </w:rPr>
              <w:t>B</w:t>
            </w:r>
            <w:r>
              <w:rPr>
                <w:rFonts w:ascii="Consolas" w:hAnsi="Consolas" w:hint="eastAsia"/>
              </w:rPr>
              <w:t>ool</w:t>
            </w:r>
          </w:p>
        </w:tc>
      </w:tr>
      <w:tr w:rsidR="00F41DB2" w:rsidRPr="00A60279" w14:paraId="327AE089" w14:textId="77777777" w:rsidTr="00A46897">
        <w:trPr>
          <w:jc w:val="center"/>
        </w:trPr>
        <w:tc>
          <w:tcPr>
            <w:tcW w:w="1904" w:type="dxa"/>
          </w:tcPr>
          <w:p w14:paraId="60A501A2" w14:textId="77777777" w:rsidR="00F41DB2" w:rsidRPr="00A60279" w:rsidRDefault="00F41DB2" w:rsidP="00A46897">
            <w:pPr>
              <w:spacing w:line="360" w:lineRule="auto"/>
              <w:rPr>
                <w:rFonts w:ascii="Consolas" w:hAnsi="Consolas" w:cs="宋体"/>
                <w:bCs/>
              </w:rPr>
            </w:pPr>
            <w:r>
              <w:rPr>
                <w:rFonts w:ascii="Consolas" w:hAnsi="Consolas" w:cs="宋体" w:hint="eastAsia"/>
                <w:bCs/>
              </w:rPr>
              <w:t>返回公告</w:t>
            </w:r>
            <w:r>
              <w:rPr>
                <w:rFonts w:ascii="Consolas" w:hAnsi="Consolas" w:cs="宋体" w:hint="eastAsia"/>
                <w:bCs/>
              </w:rPr>
              <w:t>ID</w:t>
            </w:r>
          </w:p>
        </w:tc>
        <w:tc>
          <w:tcPr>
            <w:tcW w:w="2410" w:type="dxa"/>
          </w:tcPr>
          <w:p w14:paraId="353C7E97" w14:textId="77777777" w:rsidR="00F41DB2" w:rsidRPr="00A60279" w:rsidRDefault="00F41DB2" w:rsidP="00A46897">
            <w:pPr>
              <w:spacing w:line="360" w:lineRule="auto"/>
              <w:rPr>
                <w:rFonts w:ascii="Consolas" w:hAnsi="Consolas" w:cs="宋体"/>
                <w:bCs/>
              </w:rPr>
            </w:pPr>
            <w:proofErr w:type="spellStart"/>
            <w:proofErr w:type="gramStart"/>
            <w:r>
              <w:rPr>
                <w:rFonts w:ascii="Consolas" w:hAnsi="Consolas" w:cs="宋体"/>
                <w:bCs/>
              </w:rPr>
              <w:t>get</w:t>
            </w:r>
            <w:r>
              <w:rPr>
                <w:rFonts w:ascii="Consolas" w:hAnsi="Consolas" w:cs="宋体" w:hint="eastAsia"/>
                <w:bCs/>
              </w:rPr>
              <w:t>B</w:t>
            </w:r>
            <w:r w:rsidR="00F2548E">
              <w:rPr>
                <w:rFonts w:ascii="Consolas" w:hAnsi="Consolas" w:cs="宋体"/>
                <w:bCs/>
              </w:rPr>
              <w:t>u</w:t>
            </w:r>
            <w:r>
              <w:rPr>
                <w:rFonts w:ascii="Consolas" w:hAnsi="Consolas" w:cs="宋体" w:hint="eastAsia"/>
                <w:bCs/>
              </w:rPr>
              <w:t>ll</w:t>
            </w:r>
            <w:r w:rsidR="00F2548E">
              <w:rPr>
                <w:rFonts w:ascii="Consolas" w:hAnsi="Consolas" w:cs="宋体"/>
                <w:bCs/>
              </w:rPr>
              <w:t>etin</w:t>
            </w:r>
            <w:r w:rsidR="00A3273A">
              <w:rPr>
                <w:rFonts w:ascii="Consolas" w:hAnsi="Consolas" w:cs="宋体" w:hint="eastAsia"/>
                <w:bCs/>
              </w:rPr>
              <w:t>B</w:t>
            </w:r>
            <w:r>
              <w:rPr>
                <w:rFonts w:ascii="Consolas" w:hAnsi="Consolas" w:cs="宋体" w:hint="eastAsia"/>
                <w:bCs/>
              </w:rPr>
              <w:t>oard</w:t>
            </w:r>
            <w:r>
              <w:rPr>
                <w:rFonts w:ascii="Consolas" w:hAnsi="Consolas" w:cs="宋体"/>
                <w:bCs/>
              </w:rPr>
              <w:t>ID</w:t>
            </w:r>
            <w:proofErr w:type="spellEnd"/>
            <w:r w:rsidRPr="00A60279">
              <w:rPr>
                <w:rFonts w:ascii="Consolas" w:hAnsi="Consolas" w:cs="宋体"/>
                <w:bCs/>
              </w:rPr>
              <w:t>(</w:t>
            </w:r>
            <w:proofErr w:type="gramEnd"/>
            <w:r w:rsidRPr="00A60279">
              <w:rPr>
                <w:rFonts w:ascii="Consolas" w:hAnsi="Consolas" w:cs="宋体"/>
                <w:bCs/>
              </w:rPr>
              <w:t>)</w:t>
            </w:r>
          </w:p>
        </w:tc>
        <w:tc>
          <w:tcPr>
            <w:tcW w:w="2130" w:type="dxa"/>
          </w:tcPr>
          <w:p w14:paraId="6CD13F6B" w14:textId="77777777" w:rsidR="00F41DB2" w:rsidRPr="00A60279" w:rsidRDefault="00F41DB2" w:rsidP="00A46897">
            <w:pPr>
              <w:spacing w:line="360" w:lineRule="auto"/>
              <w:rPr>
                <w:rFonts w:ascii="Consolas" w:hAnsi="Consolas" w:cs="宋体"/>
                <w:bCs/>
              </w:rPr>
            </w:pPr>
            <w:r>
              <w:rPr>
                <w:rFonts w:ascii="Consolas" w:hAnsi="Consolas" w:cs="宋体"/>
                <w:bCs/>
              </w:rPr>
              <w:t>Unsigned</w:t>
            </w:r>
          </w:p>
        </w:tc>
      </w:tr>
      <w:tr w:rsidR="00F41DB2" w:rsidRPr="00A60279" w14:paraId="26157097" w14:textId="77777777" w:rsidTr="00A46897">
        <w:trPr>
          <w:jc w:val="center"/>
        </w:trPr>
        <w:tc>
          <w:tcPr>
            <w:tcW w:w="1904" w:type="dxa"/>
          </w:tcPr>
          <w:p w14:paraId="2F04BA91" w14:textId="77777777" w:rsidR="00F41DB2" w:rsidRPr="00A60279" w:rsidRDefault="00F41DB2" w:rsidP="00A46897">
            <w:pPr>
              <w:spacing w:line="360" w:lineRule="auto"/>
              <w:rPr>
                <w:rFonts w:ascii="Consolas" w:hAnsi="Consolas" w:cs="宋体"/>
                <w:bCs/>
              </w:rPr>
            </w:pPr>
            <w:r>
              <w:rPr>
                <w:rFonts w:ascii="Consolas" w:hAnsi="Consolas" w:cs="宋体" w:hint="eastAsia"/>
                <w:bCs/>
              </w:rPr>
              <w:t>设置发布者</w:t>
            </w:r>
            <w:r>
              <w:rPr>
                <w:rFonts w:ascii="Consolas" w:hAnsi="Consolas" w:cs="宋体" w:hint="eastAsia"/>
                <w:bCs/>
              </w:rPr>
              <w:t>ID</w:t>
            </w:r>
          </w:p>
        </w:tc>
        <w:tc>
          <w:tcPr>
            <w:tcW w:w="2410" w:type="dxa"/>
          </w:tcPr>
          <w:p w14:paraId="63761B80" w14:textId="77777777" w:rsidR="00F41DB2" w:rsidRPr="00A60279" w:rsidRDefault="00F41DB2" w:rsidP="00A46897">
            <w:pPr>
              <w:spacing w:line="360" w:lineRule="auto"/>
              <w:rPr>
                <w:rFonts w:ascii="Consolas" w:hAnsi="Consolas" w:cs="宋体"/>
                <w:bCs/>
              </w:rPr>
            </w:pPr>
            <w:proofErr w:type="spellStart"/>
            <w:proofErr w:type="gramStart"/>
            <w:r>
              <w:rPr>
                <w:rFonts w:ascii="Consolas" w:hAnsi="Consolas" w:cs="宋体"/>
                <w:bCs/>
              </w:rPr>
              <w:t>setUserID</w:t>
            </w:r>
            <w:proofErr w:type="spellEnd"/>
            <w:r>
              <w:rPr>
                <w:rFonts w:ascii="Consolas" w:hAnsi="Consolas" w:cs="宋体"/>
                <w:bCs/>
              </w:rPr>
              <w:t>(</w:t>
            </w:r>
            <w:proofErr w:type="gramEnd"/>
            <w:r>
              <w:rPr>
                <w:rFonts w:ascii="Consolas" w:hAnsi="Consolas" w:cs="宋体"/>
                <w:bCs/>
              </w:rPr>
              <w:t>)</w:t>
            </w:r>
          </w:p>
        </w:tc>
        <w:tc>
          <w:tcPr>
            <w:tcW w:w="2130" w:type="dxa"/>
          </w:tcPr>
          <w:p w14:paraId="4509DAA3" w14:textId="77777777" w:rsidR="00F41DB2" w:rsidRPr="00A60279" w:rsidRDefault="00F41DB2" w:rsidP="00A46897">
            <w:pPr>
              <w:spacing w:line="360" w:lineRule="auto"/>
              <w:rPr>
                <w:rFonts w:ascii="Consolas" w:hAnsi="Consolas" w:cs="宋体"/>
                <w:bCs/>
              </w:rPr>
            </w:pPr>
            <w:r>
              <w:rPr>
                <w:rFonts w:ascii="Consolas" w:hAnsi="Consolas" w:cs="宋体"/>
                <w:bCs/>
              </w:rPr>
              <w:t>B</w:t>
            </w:r>
            <w:r>
              <w:rPr>
                <w:rFonts w:ascii="Consolas" w:hAnsi="Consolas" w:cs="宋体" w:hint="eastAsia"/>
                <w:bCs/>
              </w:rPr>
              <w:t>ool</w:t>
            </w:r>
          </w:p>
        </w:tc>
      </w:tr>
      <w:tr w:rsidR="00F41DB2" w:rsidRPr="00A60279" w14:paraId="6751B46E" w14:textId="77777777" w:rsidTr="00A46897">
        <w:trPr>
          <w:jc w:val="center"/>
        </w:trPr>
        <w:tc>
          <w:tcPr>
            <w:tcW w:w="1904" w:type="dxa"/>
          </w:tcPr>
          <w:p w14:paraId="1F8D0E60" w14:textId="77777777" w:rsidR="00F41DB2" w:rsidRPr="00A60279" w:rsidRDefault="00F41DB2" w:rsidP="00A46897">
            <w:pPr>
              <w:spacing w:line="360" w:lineRule="auto"/>
              <w:rPr>
                <w:rFonts w:ascii="Consolas" w:hAnsi="Consolas" w:cs="宋体"/>
                <w:bCs/>
              </w:rPr>
            </w:pPr>
            <w:r>
              <w:rPr>
                <w:rFonts w:ascii="Consolas" w:hAnsi="Consolas" w:cs="宋体" w:hint="eastAsia"/>
                <w:bCs/>
              </w:rPr>
              <w:t>返回发布者</w:t>
            </w:r>
            <w:r>
              <w:rPr>
                <w:rFonts w:ascii="Consolas" w:hAnsi="Consolas" w:cs="宋体" w:hint="eastAsia"/>
                <w:bCs/>
              </w:rPr>
              <w:t>ID</w:t>
            </w:r>
          </w:p>
        </w:tc>
        <w:tc>
          <w:tcPr>
            <w:tcW w:w="2410" w:type="dxa"/>
          </w:tcPr>
          <w:p w14:paraId="016D313A" w14:textId="77777777" w:rsidR="00F41DB2" w:rsidRPr="00A60279" w:rsidRDefault="00F41DB2" w:rsidP="00A46897">
            <w:pPr>
              <w:spacing w:line="360" w:lineRule="auto"/>
              <w:rPr>
                <w:rFonts w:ascii="Consolas" w:hAnsi="Consolas" w:cs="宋体"/>
                <w:bCs/>
              </w:rPr>
            </w:pPr>
            <w:proofErr w:type="spellStart"/>
            <w:proofErr w:type="gramStart"/>
            <w:r>
              <w:rPr>
                <w:rFonts w:ascii="Consolas" w:hAnsi="Consolas" w:cs="宋体"/>
                <w:bCs/>
              </w:rPr>
              <w:t>getUserID</w:t>
            </w:r>
            <w:proofErr w:type="spellEnd"/>
            <w:r>
              <w:rPr>
                <w:rFonts w:ascii="Consolas" w:hAnsi="Consolas" w:cs="宋体"/>
                <w:bCs/>
              </w:rPr>
              <w:t>(</w:t>
            </w:r>
            <w:proofErr w:type="gramEnd"/>
            <w:r>
              <w:rPr>
                <w:rFonts w:ascii="Consolas" w:hAnsi="Consolas" w:cs="宋体"/>
                <w:bCs/>
              </w:rPr>
              <w:t>)</w:t>
            </w:r>
          </w:p>
        </w:tc>
        <w:tc>
          <w:tcPr>
            <w:tcW w:w="2130" w:type="dxa"/>
          </w:tcPr>
          <w:p w14:paraId="550621F6" w14:textId="77777777" w:rsidR="00F41DB2" w:rsidRPr="00A60279" w:rsidRDefault="00F41DB2" w:rsidP="00A46897">
            <w:pPr>
              <w:spacing w:line="360" w:lineRule="auto"/>
              <w:rPr>
                <w:rFonts w:ascii="Consolas" w:hAnsi="Consolas" w:cs="宋体"/>
                <w:bCs/>
              </w:rPr>
            </w:pPr>
            <w:r>
              <w:rPr>
                <w:rFonts w:ascii="Consolas" w:hAnsi="Consolas" w:cs="宋体"/>
                <w:bCs/>
              </w:rPr>
              <w:t>unsigned</w:t>
            </w:r>
          </w:p>
        </w:tc>
      </w:tr>
      <w:tr w:rsidR="00F41DB2" w:rsidRPr="00A60279" w14:paraId="7F283618" w14:textId="77777777" w:rsidTr="00A46897">
        <w:trPr>
          <w:jc w:val="center"/>
        </w:trPr>
        <w:tc>
          <w:tcPr>
            <w:tcW w:w="1904" w:type="dxa"/>
          </w:tcPr>
          <w:p w14:paraId="4483D200" w14:textId="77777777" w:rsidR="00F41DB2" w:rsidRPr="00A60279" w:rsidRDefault="00F41DB2" w:rsidP="00A46897">
            <w:pPr>
              <w:spacing w:line="360" w:lineRule="auto"/>
              <w:rPr>
                <w:rFonts w:ascii="Consolas" w:hAnsi="Consolas" w:cs="宋体"/>
                <w:bCs/>
              </w:rPr>
            </w:pPr>
            <w:r>
              <w:rPr>
                <w:rFonts w:ascii="Consolas" w:hAnsi="Consolas" w:cs="宋体" w:hint="eastAsia"/>
                <w:bCs/>
              </w:rPr>
              <w:t>设置所属食堂</w:t>
            </w:r>
            <w:r>
              <w:rPr>
                <w:rFonts w:ascii="Consolas" w:hAnsi="Consolas" w:cs="宋体" w:hint="eastAsia"/>
                <w:bCs/>
              </w:rPr>
              <w:t>ID</w:t>
            </w:r>
          </w:p>
        </w:tc>
        <w:tc>
          <w:tcPr>
            <w:tcW w:w="2410" w:type="dxa"/>
          </w:tcPr>
          <w:p w14:paraId="101C3560" w14:textId="77777777" w:rsidR="00F41DB2" w:rsidRPr="00A60279" w:rsidRDefault="00F41DB2" w:rsidP="00A46897">
            <w:pPr>
              <w:spacing w:line="360" w:lineRule="auto"/>
              <w:rPr>
                <w:rFonts w:ascii="Consolas" w:hAnsi="Consolas" w:cs="宋体"/>
                <w:bCs/>
              </w:rPr>
            </w:pPr>
            <w:proofErr w:type="spellStart"/>
            <w:proofErr w:type="gramStart"/>
            <w:r>
              <w:rPr>
                <w:rFonts w:ascii="Consolas" w:hAnsi="Consolas" w:cs="宋体"/>
                <w:bCs/>
              </w:rPr>
              <w:t>set</w:t>
            </w:r>
            <w:r>
              <w:rPr>
                <w:rFonts w:ascii="Consolas" w:hAnsi="Consolas" w:cs="宋体" w:hint="eastAsia"/>
                <w:bCs/>
              </w:rPr>
              <w:t>Cafeteria</w:t>
            </w:r>
            <w:r>
              <w:rPr>
                <w:rFonts w:ascii="Consolas" w:hAnsi="Consolas" w:cs="宋体"/>
                <w:bCs/>
              </w:rPr>
              <w:t>ID</w:t>
            </w:r>
            <w:proofErr w:type="spellEnd"/>
            <w:r>
              <w:rPr>
                <w:rFonts w:ascii="Consolas" w:hAnsi="Consolas" w:cs="宋体"/>
                <w:bCs/>
              </w:rPr>
              <w:t>(</w:t>
            </w:r>
            <w:proofErr w:type="gramEnd"/>
            <w:r>
              <w:rPr>
                <w:rFonts w:ascii="Consolas" w:hAnsi="Consolas" w:cs="宋体"/>
                <w:bCs/>
              </w:rPr>
              <w:t>)</w:t>
            </w:r>
          </w:p>
        </w:tc>
        <w:tc>
          <w:tcPr>
            <w:tcW w:w="2130" w:type="dxa"/>
          </w:tcPr>
          <w:p w14:paraId="25386284" w14:textId="77777777" w:rsidR="00F41DB2" w:rsidRPr="00A60279" w:rsidRDefault="00F41DB2" w:rsidP="00A46897">
            <w:pPr>
              <w:spacing w:line="360" w:lineRule="auto"/>
              <w:rPr>
                <w:rFonts w:ascii="Consolas" w:hAnsi="Consolas" w:cs="宋体"/>
                <w:bCs/>
              </w:rPr>
            </w:pPr>
            <w:r>
              <w:rPr>
                <w:rFonts w:ascii="Consolas" w:hAnsi="Consolas" w:cs="宋体"/>
                <w:bCs/>
              </w:rPr>
              <w:t>Bool</w:t>
            </w:r>
          </w:p>
        </w:tc>
      </w:tr>
      <w:tr w:rsidR="00F41DB2" w:rsidRPr="00A60279" w14:paraId="6BE8B02A" w14:textId="77777777" w:rsidTr="00A46897">
        <w:trPr>
          <w:jc w:val="center"/>
        </w:trPr>
        <w:tc>
          <w:tcPr>
            <w:tcW w:w="1904" w:type="dxa"/>
          </w:tcPr>
          <w:p w14:paraId="44B0363F" w14:textId="77777777" w:rsidR="00F41DB2" w:rsidRPr="00A60279" w:rsidRDefault="00F41DB2" w:rsidP="00A46897">
            <w:pPr>
              <w:spacing w:line="360" w:lineRule="auto"/>
              <w:rPr>
                <w:rFonts w:ascii="Consolas" w:hAnsi="Consolas" w:cs="宋体"/>
                <w:bCs/>
              </w:rPr>
            </w:pPr>
            <w:r>
              <w:rPr>
                <w:rFonts w:ascii="Consolas" w:hAnsi="Consolas" w:cs="宋体" w:hint="eastAsia"/>
                <w:bCs/>
              </w:rPr>
              <w:t>返回所属食堂</w:t>
            </w:r>
            <w:r>
              <w:rPr>
                <w:rFonts w:ascii="Consolas" w:hAnsi="Consolas" w:cs="宋体" w:hint="eastAsia"/>
                <w:bCs/>
              </w:rPr>
              <w:t>ID</w:t>
            </w:r>
          </w:p>
        </w:tc>
        <w:tc>
          <w:tcPr>
            <w:tcW w:w="2410" w:type="dxa"/>
          </w:tcPr>
          <w:p w14:paraId="371DEEB9" w14:textId="77777777" w:rsidR="00F41DB2" w:rsidRPr="00A60279" w:rsidRDefault="00F41DB2" w:rsidP="00A46897">
            <w:pPr>
              <w:spacing w:line="360" w:lineRule="auto"/>
              <w:rPr>
                <w:rFonts w:ascii="Consolas" w:hAnsi="Consolas" w:cs="宋体"/>
                <w:bCs/>
              </w:rPr>
            </w:pPr>
            <w:proofErr w:type="spellStart"/>
            <w:proofErr w:type="gramStart"/>
            <w:r>
              <w:rPr>
                <w:rFonts w:ascii="Consolas" w:hAnsi="Consolas" w:cs="宋体"/>
                <w:bCs/>
              </w:rPr>
              <w:t>get</w:t>
            </w:r>
            <w:r>
              <w:rPr>
                <w:rFonts w:ascii="Consolas" w:hAnsi="Consolas" w:cs="宋体" w:hint="eastAsia"/>
                <w:bCs/>
              </w:rPr>
              <w:t>CafeteriaI</w:t>
            </w:r>
            <w:r>
              <w:rPr>
                <w:rFonts w:ascii="Consolas" w:hAnsi="Consolas" w:cs="宋体"/>
                <w:bCs/>
              </w:rPr>
              <w:t>D</w:t>
            </w:r>
            <w:proofErr w:type="spellEnd"/>
            <w:r>
              <w:rPr>
                <w:rFonts w:ascii="Consolas" w:hAnsi="Consolas" w:cs="宋体"/>
                <w:bCs/>
              </w:rPr>
              <w:t>(</w:t>
            </w:r>
            <w:proofErr w:type="gramEnd"/>
            <w:r>
              <w:rPr>
                <w:rFonts w:ascii="Consolas" w:hAnsi="Consolas" w:cs="宋体"/>
                <w:bCs/>
              </w:rPr>
              <w:t>)</w:t>
            </w:r>
          </w:p>
        </w:tc>
        <w:tc>
          <w:tcPr>
            <w:tcW w:w="2130" w:type="dxa"/>
          </w:tcPr>
          <w:p w14:paraId="125BEEE6" w14:textId="77777777" w:rsidR="00F41DB2" w:rsidRPr="00A60279" w:rsidRDefault="00F41DB2" w:rsidP="00A46897">
            <w:pPr>
              <w:spacing w:line="360" w:lineRule="auto"/>
              <w:rPr>
                <w:rFonts w:ascii="Consolas" w:hAnsi="Consolas" w:cs="宋体"/>
                <w:bCs/>
              </w:rPr>
            </w:pPr>
            <w:r>
              <w:rPr>
                <w:rFonts w:ascii="Consolas" w:hAnsi="Consolas" w:cs="宋体"/>
                <w:bCs/>
              </w:rPr>
              <w:t>Unsigned</w:t>
            </w:r>
          </w:p>
        </w:tc>
      </w:tr>
      <w:tr w:rsidR="00F41DB2" w:rsidRPr="00A60279" w14:paraId="71F3EEC3" w14:textId="77777777" w:rsidTr="00A46897">
        <w:trPr>
          <w:jc w:val="center"/>
        </w:trPr>
        <w:tc>
          <w:tcPr>
            <w:tcW w:w="1904" w:type="dxa"/>
          </w:tcPr>
          <w:p w14:paraId="58BB2774" w14:textId="77777777" w:rsidR="00F41DB2" w:rsidRDefault="00F41DB2" w:rsidP="00A46897">
            <w:pPr>
              <w:spacing w:line="360" w:lineRule="auto"/>
              <w:rPr>
                <w:rFonts w:ascii="Consolas" w:hAnsi="Consolas" w:cs="宋体"/>
                <w:bCs/>
              </w:rPr>
            </w:pPr>
            <w:r>
              <w:rPr>
                <w:rFonts w:ascii="Consolas" w:hAnsi="Consolas" w:cs="宋体" w:hint="eastAsia"/>
                <w:bCs/>
              </w:rPr>
              <w:t>设置发布时间</w:t>
            </w:r>
          </w:p>
        </w:tc>
        <w:tc>
          <w:tcPr>
            <w:tcW w:w="2410" w:type="dxa"/>
          </w:tcPr>
          <w:p w14:paraId="1EE57212" w14:textId="77777777" w:rsidR="00F41DB2" w:rsidRPr="00A60279" w:rsidRDefault="00F41DB2" w:rsidP="00A46897">
            <w:pPr>
              <w:spacing w:line="360" w:lineRule="auto"/>
              <w:rPr>
                <w:rFonts w:ascii="Consolas" w:hAnsi="Consolas" w:cs="宋体"/>
                <w:bCs/>
              </w:rPr>
            </w:pPr>
            <w:proofErr w:type="spellStart"/>
            <w:proofErr w:type="gramStart"/>
            <w:r>
              <w:rPr>
                <w:rFonts w:ascii="Consolas" w:hAnsi="Consolas" w:cs="宋体" w:hint="eastAsia"/>
                <w:bCs/>
              </w:rPr>
              <w:t>setPublishTime</w:t>
            </w:r>
            <w:proofErr w:type="spellEnd"/>
            <w:r>
              <w:rPr>
                <w:rFonts w:ascii="Consolas" w:hAnsi="Consolas" w:cs="宋体" w:hint="eastAsia"/>
                <w:bCs/>
              </w:rPr>
              <w:t>(</w:t>
            </w:r>
            <w:proofErr w:type="gramEnd"/>
            <w:r>
              <w:rPr>
                <w:rFonts w:ascii="Consolas" w:hAnsi="Consolas" w:cs="宋体" w:hint="eastAsia"/>
                <w:bCs/>
              </w:rPr>
              <w:t>)</w:t>
            </w:r>
          </w:p>
        </w:tc>
        <w:tc>
          <w:tcPr>
            <w:tcW w:w="2130" w:type="dxa"/>
          </w:tcPr>
          <w:p w14:paraId="6355E9B7" w14:textId="77777777" w:rsidR="00F41DB2" w:rsidRPr="00A60279" w:rsidRDefault="00F41DB2" w:rsidP="00A46897">
            <w:pPr>
              <w:spacing w:line="360" w:lineRule="auto"/>
              <w:rPr>
                <w:rFonts w:ascii="Consolas" w:hAnsi="Consolas" w:cs="宋体"/>
                <w:bCs/>
              </w:rPr>
            </w:pPr>
            <w:r>
              <w:rPr>
                <w:rFonts w:ascii="Consolas" w:hAnsi="Consolas" w:cs="宋体"/>
                <w:bCs/>
              </w:rPr>
              <w:t>B</w:t>
            </w:r>
            <w:r>
              <w:rPr>
                <w:rFonts w:ascii="Consolas" w:hAnsi="Consolas" w:cs="宋体" w:hint="eastAsia"/>
                <w:bCs/>
              </w:rPr>
              <w:t>ool</w:t>
            </w:r>
          </w:p>
        </w:tc>
      </w:tr>
      <w:tr w:rsidR="00F41DB2" w:rsidRPr="00A60279" w14:paraId="404C1D9E" w14:textId="77777777" w:rsidTr="00A46897">
        <w:trPr>
          <w:jc w:val="center"/>
        </w:trPr>
        <w:tc>
          <w:tcPr>
            <w:tcW w:w="1904" w:type="dxa"/>
          </w:tcPr>
          <w:p w14:paraId="361BB483" w14:textId="77777777" w:rsidR="00F41DB2" w:rsidRDefault="00F41DB2" w:rsidP="00A46897">
            <w:pPr>
              <w:spacing w:line="360" w:lineRule="auto"/>
              <w:rPr>
                <w:rFonts w:ascii="Consolas" w:hAnsi="Consolas" w:cs="宋体"/>
                <w:bCs/>
              </w:rPr>
            </w:pPr>
            <w:r>
              <w:rPr>
                <w:rFonts w:ascii="Consolas" w:hAnsi="Consolas" w:cs="宋体" w:hint="eastAsia"/>
                <w:bCs/>
              </w:rPr>
              <w:t>返回发布时间</w:t>
            </w:r>
          </w:p>
        </w:tc>
        <w:tc>
          <w:tcPr>
            <w:tcW w:w="2410" w:type="dxa"/>
          </w:tcPr>
          <w:p w14:paraId="5FE8E13A" w14:textId="77777777" w:rsidR="00F41DB2" w:rsidRPr="00A60279" w:rsidRDefault="00F41DB2" w:rsidP="00A46897">
            <w:pPr>
              <w:spacing w:line="360" w:lineRule="auto"/>
              <w:rPr>
                <w:rFonts w:ascii="Consolas" w:hAnsi="Consolas" w:cs="宋体"/>
                <w:bCs/>
              </w:rPr>
            </w:pPr>
            <w:proofErr w:type="spellStart"/>
            <w:proofErr w:type="gramStart"/>
            <w:r>
              <w:rPr>
                <w:rFonts w:ascii="Consolas" w:hAnsi="Consolas" w:cs="宋体" w:hint="eastAsia"/>
                <w:bCs/>
              </w:rPr>
              <w:t>getPublish</w:t>
            </w:r>
            <w:r>
              <w:rPr>
                <w:rFonts w:ascii="Consolas" w:hAnsi="Consolas" w:cs="宋体"/>
                <w:bCs/>
              </w:rPr>
              <w:t>Time</w:t>
            </w:r>
            <w:proofErr w:type="spellEnd"/>
            <w:r>
              <w:rPr>
                <w:rFonts w:ascii="Consolas" w:hAnsi="Consolas" w:cs="宋体"/>
                <w:bCs/>
              </w:rPr>
              <w:t>(</w:t>
            </w:r>
            <w:proofErr w:type="gramEnd"/>
            <w:r>
              <w:rPr>
                <w:rFonts w:ascii="Consolas" w:hAnsi="Consolas" w:cs="宋体"/>
                <w:bCs/>
              </w:rPr>
              <w:t>)</w:t>
            </w:r>
          </w:p>
        </w:tc>
        <w:tc>
          <w:tcPr>
            <w:tcW w:w="2130" w:type="dxa"/>
          </w:tcPr>
          <w:p w14:paraId="04154D88" w14:textId="77777777" w:rsidR="00F41DB2" w:rsidRPr="00A60279" w:rsidRDefault="00F41DB2" w:rsidP="00A46897">
            <w:pPr>
              <w:spacing w:line="360" w:lineRule="auto"/>
              <w:rPr>
                <w:rFonts w:ascii="Consolas" w:hAnsi="Consolas" w:cs="宋体"/>
                <w:bCs/>
              </w:rPr>
            </w:pPr>
            <w:r>
              <w:rPr>
                <w:rFonts w:ascii="Consolas" w:hAnsi="Consolas" w:cs="宋体"/>
                <w:bCs/>
              </w:rPr>
              <w:t>S</w:t>
            </w:r>
            <w:r>
              <w:rPr>
                <w:rFonts w:ascii="Consolas" w:hAnsi="Consolas" w:cs="宋体" w:hint="eastAsia"/>
                <w:bCs/>
              </w:rPr>
              <w:t>tring</w:t>
            </w:r>
          </w:p>
        </w:tc>
      </w:tr>
      <w:tr w:rsidR="00F41DB2" w:rsidRPr="00A60279" w14:paraId="05323DB3" w14:textId="77777777" w:rsidTr="00A46897">
        <w:trPr>
          <w:jc w:val="center"/>
        </w:trPr>
        <w:tc>
          <w:tcPr>
            <w:tcW w:w="1904" w:type="dxa"/>
          </w:tcPr>
          <w:p w14:paraId="43190D9D" w14:textId="77777777" w:rsidR="00F41DB2" w:rsidRDefault="00F41DB2" w:rsidP="00A46897">
            <w:pPr>
              <w:spacing w:line="360" w:lineRule="auto"/>
              <w:rPr>
                <w:rFonts w:ascii="Consolas" w:hAnsi="Consolas" w:cs="宋体"/>
                <w:bCs/>
              </w:rPr>
            </w:pPr>
            <w:r>
              <w:rPr>
                <w:rFonts w:ascii="Consolas" w:hAnsi="Consolas" w:cs="宋体" w:hint="eastAsia"/>
                <w:bCs/>
              </w:rPr>
              <w:t>设置公告内容</w:t>
            </w:r>
          </w:p>
        </w:tc>
        <w:tc>
          <w:tcPr>
            <w:tcW w:w="2410" w:type="dxa"/>
          </w:tcPr>
          <w:p w14:paraId="332C2A5C" w14:textId="77777777" w:rsidR="00F41DB2" w:rsidRPr="00A60279" w:rsidRDefault="00F41DB2" w:rsidP="00A46897">
            <w:pPr>
              <w:spacing w:line="360" w:lineRule="auto"/>
              <w:rPr>
                <w:rFonts w:ascii="Consolas" w:hAnsi="Consolas" w:cs="宋体"/>
                <w:bCs/>
              </w:rPr>
            </w:pPr>
            <w:proofErr w:type="spellStart"/>
            <w:proofErr w:type="gramStart"/>
            <w:r>
              <w:rPr>
                <w:rFonts w:ascii="Consolas" w:hAnsi="Consolas" w:cs="宋体" w:hint="eastAsia"/>
                <w:bCs/>
              </w:rPr>
              <w:t>setB</w:t>
            </w:r>
            <w:r w:rsidR="00F2548E">
              <w:rPr>
                <w:rFonts w:ascii="Consolas" w:hAnsi="Consolas" w:cs="宋体"/>
                <w:bCs/>
              </w:rPr>
              <w:t>u</w:t>
            </w:r>
            <w:r>
              <w:rPr>
                <w:rFonts w:ascii="Consolas" w:hAnsi="Consolas" w:cs="宋体" w:hint="eastAsia"/>
                <w:bCs/>
              </w:rPr>
              <w:t>ll</w:t>
            </w:r>
            <w:r w:rsidR="00F2548E">
              <w:rPr>
                <w:rFonts w:ascii="Consolas" w:hAnsi="Consolas" w:cs="宋体"/>
                <w:bCs/>
              </w:rPr>
              <w:t>etin</w:t>
            </w:r>
            <w:r w:rsidR="00A3273A">
              <w:rPr>
                <w:rFonts w:ascii="Consolas" w:hAnsi="Consolas" w:cs="宋体" w:hint="eastAsia"/>
                <w:bCs/>
              </w:rPr>
              <w:t>B</w:t>
            </w:r>
            <w:r>
              <w:rPr>
                <w:rFonts w:ascii="Consolas" w:hAnsi="Consolas" w:cs="宋体" w:hint="eastAsia"/>
                <w:bCs/>
              </w:rPr>
              <w:t>oard</w:t>
            </w:r>
            <w:r>
              <w:rPr>
                <w:rFonts w:ascii="Consolas" w:hAnsi="Consolas" w:cs="宋体"/>
                <w:bCs/>
              </w:rPr>
              <w:t>Content</w:t>
            </w:r>
            <w:proofErr w:type="spellEnd"/>
            <w:r>
              <w:rPr>
                <w:rFonts w:ascii="Consolas" w:hAnsi="Consolas" w:cs="宋体"/>
                <w:bCs/>
              </w:rPr>
              <w:t>(</w:t>
            </w:r>
            <w:proofErr w:type="gramEnd"/>
            <w:r>
              <w:rPr>
                <w:rFonts w:ascii="Consolas" w:hAnsi="Consolas" w:cs="宋体"/>
                <w:bCs/>
              </w:rPr>
              <w:t>)</w:t>
            </w:r>
          </w:p>
        </w:tc>
        <w:tc>
          <w:tcPr>
            <w:tcW w:w="2130" w:type="dxa"/>
          </w:tcPr>
          <w:p w14:paraId="4061DB98" w14:textId="77777777" w:rsidR="00F41DB2" w:rsidRPr="00A60279" w:rsidRDefault="00F41DB2" w:rsidP="00A46897">
            <w:pPr>
              <w:spacing w:line="360" w:lineRule="auto"/>
              <w:rPr>
                <w:rFonts w:ascii="Consolas" w:hAnsi="Consolas" w:cs="宋体"/>
                <w:bCs/>
              </w:rPr>
            </w:pPr>
            <w:r>
              <w:rPr>
                <w:rFonts w:ascii="Consolas" w:hAnsi="Consolas" w:cs="宋体"/>
                <w:bCs/>
              </w:rPr>
              <w:t>B</w:t>
            </w:r>
            <w:r>
              <w:rPr>
                <w:rFonts w:ascii="Consolas" w:hAnsi="Consolas" w:cs="宋体" w:hint="eastAsia"/>
                <w:bCs/>
              </w:rPr>
              <w:t>ool</w:t>
            </w:r>
          </w:p>
        </w:tc>
      </w:tr>
      <w:tr w:rsidR="00F41DB2" w:rsidRPr="00A60279" w14:paraId="375F90F9" w14:textId="77777777" w:rsidTr="00A46897">
        <w:trPr>
          <w:jc w:val="center"/>
        </w:trPr>
        <w:tc>
          <w:tcPr>
            <w:tcW w:w="1904" w:type="dxa"/>
          </w:tcPr>
          <w:p w14:paraId="7375A995" w14:textId="77777777" w:rsidR="00F41DB2" w:rsidRDefault="00F41DB2" w:rsidP="00A46897">
            <w:pPr>
              <w:spacing w:line="360" w:lineRule="auto"/>
              <w:rPr>
                <w:rFonts w:ascii="Consolas" w:hAnsi="Consolas" w:cs="宋体"/>
                <w:bCs/>
              </w:rPr>
            </w:pPr>
            <w:r>
              <w:rPr>
                <w:rFonts w:ascii="Consolas" w:hAnsi="Consolas" w:cs="宋体" w:hint="eastAsia"/>
                <w:bCs/>
              </w:rPr>
              <w:t>返回公告内容</w:t>
            </w:r>
          </w:p>
        </w:tc>
        <w:tc>
          <w:tcPr>
            <w:tcW w:w="2410" w:type="dxa"/>
          </w:tcPr>
          <w:p w14:paraId="03F7A3C2" w14:textId="77777777" w:rsidR="00F41DB2" w:rsidRPr="00A60279" w:rsidRDefault="00F41DB2" w:rsidP="00A46897">
            <w:pPr>
              <w:spacing w:line="360" w:lineRule="auto"/>
              <w:rPr>
                <w:rFonts w:ascii="Consolas" w:hAnsi="Consolas" w:cs="宋体"/>
                <w:bCs/>
              </w:rPr>
            </w:pPr>
            <w:proofErr w:type="spellStart"/>
            <w:proofErr w:type="gramStart"/>
            <w:r>
              <w:rPr>
                <w:rFonts w:ascii="Consolas" w:hAnsi="Consolas" w:cs="宋体" w:hint="eastAsia"/>
                <w:bCs/>
              </w:rPr>
              <w:t>getB</w:t>
            </w:r>
            <w:r w:rsidR="00F2548E">
              <w:rPr>
                <w:rFonts w:ascii="Consolas" w:hAnsi="Consolas" w:cs="宋体"/>
                <w:bCs/>
              </w:rPr>
              <w:t>u</w:t>
            </w:r>
            <w:r>
              <w:rPr>
                <w:rFonts w:ascii="Consolas" w:hAnsi="Consolas" w:cs="宋体" w:hint="eastAsia"/>
                <w:bCs/>
              </w:rPr>
              <w:t>ll</w:t>
            </w:r>
            <w:r w:rsidR="00F2548E">
              <w:rPr>
                <w:rFonts w:ascii="Consolas" w:hAnsi="Consolas" w:cs="宋体"/>
                <w:bCs/>
              </w:rPr>
              <w:t>etin</w:t>
            </w:r>
            <w:r w:rsidR="00A3273A">
              <w:rPr>
                <w:rFonts w:ascii="Consolas" w:hAnsi="Consolas" w:cs="宋体" w:hint="eastAsia"/>
                <w:bCs/>
              </w:rPr>
              <w:t>B</w:t>
            </w:r>
            <w:r>
              <w:rPr>
                <w:rFonts w:ascii="Consolas" w:hAnsi="Consolas" w:cs="宋体" w:hint="eastAsia"/>
                <w:bCs/>
              </w:rPr>
              <w:t>oardContent</w:t>
            </w:r>
            <w:proofErr w:type="spellEnd"/>
            <w:r>
              <w:rPr>
                <w:rFonts w:ascii="Consolas" w:hAnsi="Consolas" w:cs="宋体" w:hint="eastAsia"/>
                <w:bCs/>
              </w:rPr>
              <w:t>(</w:t>
            </w:r>
            <w:proofErr w:type="gramEnd"/>
            <w:r>
              <w:rPr>
                <w:rFonts w:ascii="Consolas" w:hAnsi="Consolas" w:cs="宋体" w:hint="eastAsia"/>
                <w:bCs/>
              </w:rPr>
              <w:t>)</w:t>
            </w:r>
          </w:p>
        </w:tc>
        <w:tc>
          <w:tcPr>
            <w:tcW w:w="2130" w:type="dxa"/>
          </w:tcPr>
          <w:p w14:paraId="4E51E8DF" w14:textId="77777777" w:rsidR="00F41DB2" w:rsidRPr="00A60279" w:rsidRDefault="00F41DB2" w:rsidP="00A46897">
            <w:pPr>
              <w:spacing w:line="360" w:lineRule="auto"/>
              <w:rPr>
                <w:rFonts w:ascii="Consolas" w:hAnsi="Consolas" w:cs="宋体"/>
                <w:bCs/>
              </w:rPr>
            </w:pPr>
            <w:r>
              <w:rPr>
                <w:rFonts w:ascii="Consolas" w:hAnsi="Consolas" w:cs="宋体" w:hint="eastAsia"/>
                <w:bCs/>
              </w:rPr>
              <w:t>string</w:t>
            </w:r>
          </w:p>
        </w:tc>
      </w:tr>
    </w:tbl>
    <w:p w14:paraId="684971C1" w14:textId="77777777" w:rsidR="0031296C" w:rsidRDefault="0031296C" w:rsidP="00F41DB2">
      <w:pPr>
        <w:spacing w:line="360" w:lineRule="auto"/>
        <w:rPr>
          <w:rFonts w:ascii="Consolas" w:hAnsi="Consolas" w:cs="宋体"/>
          <w:bCs/>
        </w:rPr>
      </w:pPr>
    </w:p>
    <w:p w14:paraId="649DD606" w14:textId="77777777" w:rsidR="00F2548E" w:rsidRPr="00A60279" w:rsidRDefault="00F2548E" w:rsidP="00F2548E">
      <w:pPr>
        <w:spacing w:line="360" w:lineRule="auto"/>
        <w:ind w:firstLine="420"/>
        <w:rPr>
          <w:rFonts w:ascii="Consolas" w:hAnsi="Consolas" w:cs="宋体"/>
          <w:bCs/>
        </w:rPr>
      </w:pPr>
      <w:r w:rsidRPr="00A60279">
        <w:rPr>
          <w:rFonts w:ascii="Consolas" w:hAnsi="Consolas" w:cs="宋体"/>
          <w:bCs/>
        </w:rPr>
        <w:t>类名：</w:t>
      </w:r>
      <w:proofErr w:type="spellStart"/>
      <w:r>
        <w:rPr>
          <w:rFonts w:ascii="Consolas" w:hAnsi="Consolas" w:cs="宋体"/>
          <w:bCs/>
        </w:rPr>
        <w:t>MessageB</w:t>
      </w:r>
      <w:r>
        <w:rPr>
          <w:rFonts w:ascii="Consolas" w:hAnsi="Consolas" w:cs="宋体" w:hint="eastAsia"/>
          <w:bCs/>
        </w:rPr>
        <w:t>oard</w:t>
      </w:r>
      <w:proofErr w:type="spellEnd"/>
    </w:p>
    <w:p w14:paraId="16288703" w14:textId="77777777" w:rsidR="00F2548E" w:rsidRPr="00A60279" w:rsidRDefault="00F2548E" w:rsidP="00F2548E">
      <w:pPr>
        <w:spacing w:line="360" w:lineRule="auto"/>
        <w:ind w:firstLine="420"/>
        <w:rPr>
          <w:rFonts w:ascii="Consolas" w:hAnsi="Consolas" w:cs="宋体"/>
          <w:bCs/>
        </w:rPr>
      </w:pPr>
      <w:r>
        <w:rPr>
          <w:rFonts w:ascii="Consolas" w:hAnsi="Consolas" w:cs="宋体" w:hint="eastAsia"/>
          <w:bCs/>
        </w:rPr>
        <w:t>操作</w:t>
      </w:r>
      <w:r w:rsidRPr="00A60279">
        <w:rPr>
          <w:rFonts w:ascii="Consolas" w:hAnsi="Consolas" w:cs="宋体"/>
          <w:bCs/>
        </w:rPr>
        <w:t>表如表</w:t>
      </w:r>
      <w:r w:rsidRPr="00A60279">
        <w:rPr>
          <w:rFonts w:ascii="Consolas" w:hAnsi="Consolas" w:cs="宋体"/>
          <w:bCs/>
        </w:rPr>
        <w:t>2.</w:t>
      </w:r>
      <w:r>
        <w:rPr>
          <w:rFonts w:ascii="Consolas" w:hAnsi="Consolas" w:cs="宋体"/>
          <w:bCs/>
        </w:rPr>
        <w:t>2.5</w:t>
      </w:r>
      <w:r w:rsidRPr="00A60279">
        <w:rPr>
          <w:rFonts w:ascii="Consolas" w:hAnsi="Consolas" w:cs="宋体"/>
          <w:bCs/>
        </w:rPr>
        <w:t>所示：</w:t>
      </w:r>
    </w:p>
    <w:p w14:paraId="2BD047F8" w14:textId="77777777" w:rsidR="00F2548E" w:rsidRPr="00A60279" w:rsidRDefault="00F2548E" w:rsidP="00F2548E">
      <w:pPr>
        <w:spacing w:line="360" w:lineRule="auto"/>
        <w:ind w:firstLine="420"/>
        <w:jc w:val="center"/>
        <w:rPr>
          <w:rFonts w:ascii="Consolas" w:hAnsi="Consolas" w:cs="宋体"/>
          <w:bCs/>
        </w:rPr>
      </w:pPr>
      <w:r w:rsidRPr="00A60279">
        <w:rPr>
          <w:rFonts w:ascii="Consolas" w:hAnsi="Consolas" w:cs="宋体"/>
          <w:bCs/>
        </w:rPr>
        <w:t>表</w:t>
      </w:r>
      <w:r w:rsidRPr="00A60279">
        <w:rPr>
          <w:rFonts w:ascii="Consolas" w:hAnsi="Consolas" w:cs="宋体"/>
          <w:bCs/>
        </w:rPr>
        <w:t>2.</w:t>
      </w:r>
      <w:r>
        <w:rPr>
          <w:rFonts w:ascii="Consolas" w:hAnsi="Consolas" w:cs="宋体"/>
          <w:bCs/>
        </w:rPr>
        <w:t xml:space="preserve">2.5 </w:t>
      </w:r>
      <w:r>
        <w:rPr>
          <w:rFonts w:ascii="Consolas" w:hAnsi="Consolas" w:cs="宋体" w:hint="eastAsia"/>
          <w:bCs/>
        </w:rPr>
        <w:t>Billboard</w:t>
      </w:r>
      <w:r w:rsidRPr="00A60279">
        <w:rPr>
          <w:rFonts w:ascii="Consolas" w:hAnsi="Consolas" w:cs="宋体"/>
          <w:bCs/>
        </w:rPr>
        <w:t>类操作表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4"/>
        <w:gridCol w:w="2410"/>
        <w:gridCol w:w="2130"/>
      </w:tblGrid>
      <w:tr w:rsidR="00F2548E" w:rsidRPr="00A60279" w14:paraId="79B9A867" w14:textId="77777777" w:rsidTr="00361339">
        <w:trPr>
          <w:jc w:val="center"/>
        </w:trPr>
        <w:tc>
          <w:tcPr>
            <w:tcW w:w="1904" w:type="dxa"/>
          </w:tcPr>
          <w:p w14:paraId="7065D2AD" w14:textId="77777777" w:rsidR="00F2548E" w:rsidRPr="00A60279" w:rsidRDefault="00F2548E" w:rsidP="00361339">
            <w:pPr>
              <w:spacing w:line="360" w:lineRule="auto"/>
              <w:jc w:val="center"/>
              <w:rPr>
                <w:rFonts w:ascii="Consolas" w:hAnsi="Consolas" w:cs="宋体"/>
                <w:bCs/>
              </w:rPr>
            </w:pPr>
            <w:r w:rsidRPr="00A60279">
              <w:rPr>
                <w:rFonts w:ascii="Consolas" w:hAnsi="Consolas" w:cs="宋体"/>
                <w:bCs/>
              </w:rPr>
              <w:t>中文名</w:t>
            </w:r>
          </w:p>
        </w:tc>
        <w:tc>
          <w:tcPr>
            <w:tcW w:w="2410" w:type="dxa"/>
          </w:tcPr>
          <w:p w14:paraId="0D503208" w14:textId="77777777" w:rsidR="00F2548E" w:rsidRPr="00A60279" w:rsidRDefault="00F2548E" w:rsidP="00361339">
            <w:pPr>
              <w:spacing w:line="360" w:lineRule="auto"/>
              <w:jc w:val="center"/>
              <w:rPr>
                <w:rFonts w:ascii="Consolas" w:hAnsi="Consolas" w:cs="宋体"/>
                <w:bCs/>
              </w:rPr>
            </w:pPr>
            <w:r w:rsidRPr="00A60279">
              <w:rPr>
                <w:rFonts w:ascii="Consolas" w:hAnsi="Consolas" w:cs="宋体"/>
                <w:bCs/>
              </w:rPr>
              <w:t>英文名</w:t>
            </w:r>
          </w:p>
        </w:tc>
        <w:tc>
          <w:tcPr>
            <w:tcW w:w="2130" w:type="dxa"/>
          </w:tcPr>
          <w:p w14:paraId="589C280F" w14:textId="77777777" w:rsidR="00F2548E" w:rsidRPr="00A60279" w:rsidRDefault="00F2548E" w:rsidP="00361339">
            <w:pPr>
              <w:spacing w:line="360" w:lineRule="auto"/>
              <w:jc w:val="center"/>
              <w:rPr>
                <w:rFonts w:ascii="Consolas" w:hAnsi="Consolas" w:cs="宋体"/>
                <w:bCs/>
              </w:rPr>
            </w:pPr>
            <w:r w:rsidRPr="00A60279">
              <w:rPr>
                <w:rFonts w:ascii="Consolas" w:hAnsi="Consolas"/>
              </w:rPr>
              <w:t>返回值类型</w:t>
            </w:r>
          </w:p>
        </w:tc>
      </w:tr>
      <w:tr w:rsidR="00F2548E" w:rsidRPr="00A60279" w14:paraId="52FC180E" w14:textId="77777777" w:rsidTr="00361339">
        <w:trPr>
          <w:jc w:val="center"/>
        </w:trPr>
        <w:tc>
          <w:tcPr>
            <w:tcW w:w="1904" w:type="dxa"/>
          </w:tcPr>
          <w:p w14:paraId="627E7944" w14:textId="77777777" w:rsidR="00F2548E" w:rsidRDefault="00F2548E" w:rsidP="00361339">
            <w:pPr>
              <w:spacing w:line="360" w:lineRule="auto"/>
              <w:jc w:val="left"/>
              <w:rPr>
                <w:rFonts w:ascii="Consolas" w:hAnsi="Consolas" w:cs="宋体"/>
                <w:bCs/>
              </w:rPr>
            </w:pPr>
            <w:r>
              <w:rPr>
                <w:rFonts w:ascii="Consolas" w:hAnsi="Consolas" w:cs="宋体" w:hint="eastAsia"/>
                <w:bCs/>
              </w:rPr>
              <w:t>添加公告</w:t>
            </w:r>
          </w:p>
        </w:tc>
        <w:tc>
          <w:tcPr>
            <w:tcW w:w="2410" w:type="dxa"/>
          </w:tcPr>
          <w:p w14:paraId="28FF1DAA" w14:textId="77777777" w:rsidR="00F2548E" w:rsidRDefault="00F2548E" w:rsidP="00361339">
            <w:pPr>
              <w:spacing w:line="360" w:lineRule="auto"/>
              <w:jc w:val="left"/>
              <w:rPr>
                <w:rFonts w:ascii="Consolas" w:hAnsi="Consolas" w:cs="宋体"/>
                <w:bCs/>
              </w:rPr>
            </w:pPr>
            <w:proofErr w:type="spellStart"/>
            <w:r>
              <w:rPr>
                <w:rFonts w:ascii="Consolas" w:hAnsi="Consolas" w:cs="宋体" w:hint="eastAsia"/>
                <w:bCs/>
              </w:rPr>
              <w:t>add</w:t>
            </w:r>
            <w:r>
              <w:rPr>
                <w:rFonts w:ascii="Consolas" w:hAnsi="Consolas" w:cs="宋体"/>
                <w:bCs/>
              </w:rPr>
              <w:t>MessageB</w:t>
            </w:r>
            <w:r>
              <w:rPr>
                <w:rFonts w:ascii="Consolas" w:hAnsi="Consolas" w:cs="宋体" w:hint="eastAsia"/>
                <w:bCs/>
              </w:rPr>
              <w:t>oard</w:t>
            </w:r>
            <w:proofErr w:type="spellEnd"/>
            <w:r>
              <w:rPr>
                <w:rFonts w:ascii="Consolas" w:hAnsi="Consolas" w:cs="宋体" w:hint="eastAsia"/>
                <w:bCs/>
              </w:rPr>
              <w:t xml:space="preserve"> ()</w:t>
            </w:r>
          </w:p>
        </w:tc>
        <w:tc>
          <w:tcPr>
            <w:tcW w:w="2130" w:type="dxa"/>
          </w:tcPr>
          <w:p w14:paraId="5E21D52D" w14:textId="77777777" w:rsidR="00F2548E" w:rsidRDefault="00F2548E" w:rsidP="00361339">
            <w:pPr>
              <w:spacing w:line="360" w:lineRule="auto"/>
              <w:jc w:val="left"/>
              <w:rPr>
                <w:rFonts w:ascii="Consolas" w:hAnsi="Consolas"/>
              </w:rPr>
            </w:pPr>
            <w:r>
              <w:rPr>
                <w:rFonts w:ascii="Consolas" w:hAnsi="Consolas"/>
              </w:rPr>
              <w:t>B</w:t>
            </w:r>
            <w:r>
              <w:rPr>
                <w:rFonts w:ascii="Consolas" w:hAnsi="Consolas" w:hint="eastAsia"/>
              </w:rPr>
              <w:t>ool</w:t>
            </w:r>
          </w:p>
        </w:tc>
      </w:tr>
      <w:tr w:rsidR="00F2548E" w:rsidRPr="00A60279" w14:paraId="2A27AAEA" w14:textId="77777777" w:rsidTr="00361339">
        <w:trPr>
          <w:jc w:val="center"/>
        </w:trPr>
        <w:tc>
          <w:tcPr>
            <w:tcW w:w="1904" w:type="dxa"/>
          </w:tcPr>
          <w:p w14:paraId="2C33C2D4" w14:textId="77777777" w:rsidR="00F2548E" w:rsidRDefault="00F2548E" w:rsidP="00361339">
            <w:pPr>
              <w:spacing w:line="360" w:lineRule="auto"/>
              <w:jc w:val="left"/>
              <w:rPr>
                <w:rFonts w:ascii="Consolas" w:hAnsi="Consolas" w:cs="宋体"/>
                <w:bCs/>
              </w:rPr>
            </w:pPr>
            <w:r>
              <w:rPr>
                <w:rFonts w:ascii="Consolas" w:hAnsi="Consolas" w:cs="宋体" w:hint="eastAsia"/>
                <w:bCs/>
              </w:rPr>
              <w:t>删除公告</w:t>
            </w:r>
          </w:p>
        </w:tc>
        <w:tc>
          <w:tcPr>
            <w:tcW w:w="2410" w:type="dxa"/>
          </w:tcPr>
          <w:p w14:paraId="58C60E83" w14:textId="77777777" w:rsidR="00F2548E" w:rsidRDefault="00F2548E" w:rsidP="00361339">
            <w:pPr>
              <w:spacing w:line="360" w:lineRule="auto"/>
              <w:jc w:val="left"/>
              <w:rPr>
                <w:rFonts w:ascii="Consolas" w:hAnsi="Consolas" w:cs="宋体"/>
                <w:bCs/>
              </w:rPr>
            </w:pPr>
            <w:proofErr w:type="spellStart"/>
            <w:r>
              <w:rPr>
                <w:rFonts w:ascii="Consolas" w:hAnsi="Consolas" w:cs="宋体" w:hint="eastAsia"/>
                <w:bCs/>
              </w:rPr>
              <w:t>d</w:t>
            </w:r>
            <w:r>
              <w:rPr>
                <w:rFonts w:ascii="Consolas" w:hAnsi="Consolas" w:cs="宋体"/>
                <w:bCs/>
              </w:rPr>
              <w:t>eleteMessageB</w:t>
            </w:r>
            <w:r>
              <w:rPr>
                <w:rFonts w:ascii="Consolas" w:hAnsi="Consolas" w:cs="宋体" w:hint="eastAsia"/>
                <w:bCs/>
              </w:rPr>
              <w:t>oard</w:t>
            </w:r>
            <w:proofErr w:type="spellEnd"/>
            <w:r>
              <w:rPr>
                <w:rFonts w:ascii="Consolas" w:hAnsi="Consolas" w:cs="宋体"/>
                <w:bCs/>
              </w:rPr>
              <w:t xml:space="preserve"> </w:t>
            </w:r>
            <w:proofErr w:type="gramStart"/>
            <w:r>
              <w:rPr>
                <w:rFonts w:ascii="Consolas" w:hAnsi="Consolas" w:cs="宋体"/>
                <w:bCs/>
              </w:rPr>
              <w:t>t(</w:t>
            </w:r>
            <w:proofErr w:type="gramEnd"/>
            <w:r>
              <w:rPr>
                <w:rFonts w:ascii="Consolas" w:hAnsi="Consolas" w:cs="宋体"/>
                <w:bCs/>
              </w:rPr>
              <w:t>)</w:t>
            </w:r>
          </w:p>
        </w:tc>
        <w:tc>
          <w:tcPr>
            <w:tcW w:w="2130" w:type="dxa"/>
          </w:tcPr>
          <w:p w14:paraId="4127AD14" w14:textId="77777777" w:rsidR="00F2548E" w:rsidRDefault="00F2548E" w:rsidP="00361339">
            <w:pPr>
              <w:spacing w:line="360" w:lineRule="auto"/>
              <w:jc w:val="left"/>
              <w:rPr>
                <w:rFonts w:ascii="Consolas" w:hAnsi="Consolas"/>
              </w:rPr>
            </w:pPr>
            <w:r>
              <w:rPr>
                <w:rFonts w:ascii="Consolas" w:hAnsi="Consolas"/>
              </w:rPr>
              <w:t>B</w:t>
            </w:r>
            <w:r>
              <w:rPr>
                <w:rFonts w:ascii="Consolas" w:hAnsi="Consolas" w:hint="eastAsia"/>
              </w:rPr>
              <w:t>ool</w:t>
            </w:r>
          </w:p>
        </w:tc>
      </w:tr>
      <w:tr w:rsidR="00F2548E" w:rsidRPr="00A60279" w14:paraId="5FF4D051" w14:textId="77777777" w:rsidTr="00361339">
        <w:trPr>
          <w:jc w:val="center"/>
        </w:trPr>
        <w:tc>
          <w:tcPr>
            <w:tcW w:w="1904" w:type="dxa"/>
          </w:tcPr>
          <w:p w14:paraId="4ED493E5" w14:textId="77777777" w:rsidR="00F2548E" w:rsidRPr="00A60279" w:rsidRDefault="00F2548E" w:rsidP="00361339">
            <w:pPr>
              <w:spacing w:line="360" w:lineRule="auto"/>
              <w:jc w:val="left"/>
              <w:rPr>
                <w:rFonts w:ascii="Consolas" w:hAnsi="Consolas" w:cs="宋体"/>
                <w:bCs/>
              </w:rPr>
            </w:pPr>
            <w:r>
              <w:rPr>
                <w:rFonts w:ascii="Consolas" w:hAnsi="Consolas" w:cs="宋体" w:hint="eastAsia"/>
                <w:bCs/>
              </w:rPr>
              <w:t>设置公告</w:t>
            </w:r>
            <w:r>
              <w:rPr>
                <w:rFonts w:ascii="Consolas" w:hAnsi="Consolas" w:cs="宋体" w:hint="eastAsia"/>
                <w:bCs/>
              </w:rPr>
              <w:t>ID</w:t>
            </w:r>
          </w:p>
        </w:tc>
        <w:tc>
          <w:tcPr>
            <w:tcW w:w="2410" w:type="dxa"/>
          </w:tcPr>
          <w:p w14:paraId="4C3A9D92" w14:textId="77777777" w:rsidR="00F2548E" w:rsidRPr="00A60279" w:rsidRDefault="00F2548E" w:rsidP="00361339">
            <w:pPr>
              <w:spacing w:line="360" w:lineRule="auto"/>
              <w:jc w:val="left"/>
              <w:rPr>
                <w:rFonts w:ascii="Consolas" w:hAnsi="Consolas" w:cs="宋体"/>
                <w:bCs/>
              </w:rPr>
            </w:pPr>
            <w:proofErr w:type="spellStart"/>
            <w:proofErr w:type="gramStart"/>
            <w:r>
              <w:rPr>
                <w:rFonts w:ascii="Consolas" w:hAnsi="Consolas" w:cs="宋体" w:hint="eastAsia"/>
                <w:bCs/>
              </w:rPr>
              <w:t>set</w:t>
            </w:r>
            <w:r>
              <w:rPr>
                <w:rFonts w:ascii="Consolas" w:hAnsi="Consolas" w:cs="宋体"/>
                <w:bCs/>
              </w:rPr>
              <w:t>MessageB</w:t>
            </w:r>
            <w:r>
              <w:rPr>
                <w:rFonts w:ascii="Consolas" w:hAnsi="Consolas" w:cs="宋体" w:hint="eastAsia"/>
                <w:bCs/>
              </w:rPr>
              <w:t>oardID</w:t>
            </w:r>
            <w:proofErr w:type="spellEnd"/>
            <w:r>
              <w:rPr>
                <w:rFonts w:ascii="Consolas" w:hAnsi="Consolas" w:cs="宋体" w:hint="eastAsia"/>
                <w:bCs/>
              </w:rPr>
              <w:t>(</w:t>
            </w:r>
            <w:proofErr w:type="gramEnd"/>
            <w:r>
              <w:rPr>
                <w:rFonts w:ascii="Consolas" w:hAnsi="Consolas" w:cs="宋体" w:hint="eastAsia"/>
                <w:bCs/>
              </w:rPr>
              <w:t>)</w:t>
            </w:r>
          </w:p>
        </w:tc>
        <w:tc>
          <w:tcPr>
            <w:tcW w:w="2130" w:type="dxa"/>
          </w:tcPr>
          <w:p w14:paraId="7FBBBAA9" w14:textId="77777777" w:rsidR="00F2548E" w:rsidRPr="00A60279" w:rsidRDefault="00F2548E" w:rsidP="00361339">
            <w:pPr>
              <w:spacing w:line="360" w:lineRule="auto"/>
              <w:jc w:val="left"/>
              <w:rPr>
                <w:rFonts w:ascii="Consolas" w:hAnsi="Consolas"/>
              </w:rPr>
            </w:pPr>
            <w:r>
              <w:rPr>
                <w:rFonts w:ascii="Consolas" w:hAnsi="Consolas"/>
              </w:rPr>
              <w:t>B</w:t>
            </w:r>
            <w:r>
              <w:rPr>
                <w:rFonts w:ascii="Consolas" w:hAnsi="Consolas" w:hint="eastAsia"/>
              </w:rPr>
              <w:t>ool</w:t>
            </w:r>
          </w:p>
        </w:tc>
      </w:tr>
      <w:tr w:rsidR="00F2548E" w:rsidRPr="00A60279" w14:paraId="0021B318" w14:textId="77777777" w:rsidTr="00361339">
        <w:trPr>
          <w:jc w:val="center"/>
        </w:trPr>
        <w:tc>
          <w:tcPr>
            <w:tcW w:w="1904" w:type="dxa"/>
          </w:tcPr>
          <w:p w14:paraId="4DE8950F" w14:textId="77777777" w:rsidR="00F2548E" w:rsidRPr="00A60279" w:rsidRDefault="00F2548E" w:rsidP="00361339">
            <w:pPr>
              <w:spacing w:line="360" w:lineRule="auto"/>
              <w:rPr>
                <w:rFonts w:ascii="Consolas" w:hAnsi="Consolas" w:cs="宋体"/>
                <w:bCs/>
              </w:rPr>
            </w:pPr>
            <w:r>
              <w:rPr>
                <w:rFonts w:ascii="Consolas" w:hAnsi="Consolas" w:cs="宋体" w:hint="eastAsia"/>
                <w:bCs/>
              </w:rPr>
              <w:t>返回公告</w:t>
            </w:r>
            <w:r>
              <w:rPr>
                <w:rFonts w:ascii="Consolas" w:hAnsi="Consolas" w:cs="宋体" w:hint="eastAsia"/>
                <w:bCs/>
              </w:rPr>
              <w:t>ID</w:t>
            </w:r>
          </w:p>
        </w:tc>
        <w:tc>
          <w:tcPr>
            <w:tcW w:w="2410" w:type="dxa"/>
          </w:tcPr>
          <w:p w14:paraId="6EAB2DEC" w14:textId="77777777" w:rsidR="00F2548E" w:rsidRPr="00A60279" w:rsidRDefault="00F2548E" w:rsidP="00361339">
            <w:pPr>
              <w:spacing w:line="360" w:lineRule="auto"/>
              <w:rPr>
                <w:rFonts w:ascii="Consolas" w:hAnsi="Consolas" w:cs="宋体"/>
                <w:bCs/>
              </w:rPr>
            </w:pPr>
            <w:proofErr w:type="spellStart"/>
            <w:proofErr w:type="gramStart"/>
            <w:r>
              <w:rPr>
                <w:rFonts w:ascii="Consolas" w:hAnsi="Consolas" w:cs="宋体"/>
                <w:bCs/>
              </w:rPr>
              <w:t>getMessageB</w:t>
            </w:r>
            <w:r>
              <w:rPr>
                <w:rFonts w:ascii="Consolas" w:hAnsi="Consolas" w:cs="宋体" w:hint="eastAsia"/>
                <w:bCs/>
              </w:rPr>
              <w:t>oard</w:t>
            </w:r>
            <w:r>
              <w:rPr>
                <w:rFonts w:ascii="Consolas" w:hAnsi="Consolas" w:cs="宋体"/>
                <w:bCs/>
              </w:rPr>
              <w:t>ID</w:t>
            </w:r>
            <w:proofErr w:type="spellEnd"/>
            <w:r w:rsidRPr="00A60279">
              <w:rPr>
                <w:rFonts w:ascii="Consolas" w:hAnsi="Consolas" w:cs="宋体"/>
                <w:bCs/>
              </w:rPr>
              <w:t>(</w:t>
            </w:r>
            <w:proofErr w:type="gramEnd"/>
            <w:r w:rsidRPr="00A60279">
              <w:rPr>
                <w:rFonts w:ascii="Consolas" w:hAnsi="Consolas" w:cs="宋体"/>
                <w:bCs/>
              </w:rPr>
              <w:t>)</w:t>
            </w:r>
          </w:p>
        </w:tc>
        <w:tc>
          <w:tcPr>
            <w:tcW w:w="2130" w:type="dxa"/>
          </w:tcPr>
          <w:p w14:paraId="380DAFE5" w14:textId="77777777" w:rsidR="00F2548E" w:rsidRPr="00A60279" w:rsidRDefault="00F2548E" w:rsidP="00361339">
            <w:pPr>
              <w:spacing w:line="360" w:lineRule="auto"/>
              <w:rPr>
                <w:rFonts w:ascii="Consolas" w:hAnsi="Consolas" w:cs="宋体"/>
                <w:bCs/>
              </w:rPr>
            </w:pPr>
            <w:r>
              <w:rPr>
                <w:rFonts w:ascii="Consolas" w:hAnsi="Consolas" w:cs="宋体"/>
                <w:bCs/>
              </w:rPr>
              <w:t>Unsigned</w:t>
            </w:r>
          </w:p>
        </w:tc>
      </w:tr>
      <w:tr w:rsidR="00F2548E" w:rsidRPr="00A60279" w14:paraId="0EC2BE87" w14:textId="77777777" w:rsidTr="00361339">
        <w:trPr>
          <w:jc w:val="center"/>
        </w:trPr>
        <w:tc>
          <w:tcPr>
            <w:tcW w:w="1904" w:type="dxa"/>
          </w:tcPr>
          <w:p w14:paraId="27E05D76" w14:textId="77777777" w:rsidR="00F2548E" w:rsidRPr="00A60279" w:rsidRDefault="00F2548E" w:rsidP="00361339">
            <w:pPr>
              <w:spacing w:line="360" w:lineRule="auto"/>
              <w:rPr>
                <w:rFonts w:ascii="Consolas" w:hAnsi="Consolas" w:cs="宋体"/>
                <w:bCs/>
              </w:rPr>
            </w:pPr>
            <w:r>
              <w:rPr>
                <w:rFonts w:ascii="Consolas" w:hAnsi="Consolas" w:cs="宋体" w:hint="eastAsia"/>
                <w:bCs/>
              </w:rPr>
              <w:t>设置发布者</w:t>
            </w:r>
            <w:r>
              <w:rPr>
                <w:rFonts w:ascii="Consolas" w:hAnsi="Consolas" w:cs="宋体" w:hint="eastAsia"/>
                <w:bCs/>
              </w:rPr>
              <w:t>ID</w:t>
            </w:r>
          </w:p>
        </w:tc>
        <w:tc>
          <w:tcPr>
            <w:tcW w:w="2410" w:type="dxa"/>
          </w:tcPr>
          <w:p w14:paraId="656E451E" w14:textId="77777777" w:rsidR="00F2548E" w:rsidRPr="00A60279" w:rsidRDefault="00F2548E" w:rsidP="00361339">
            <w:pPr>
              <w:spacing w:line="360" w:lineRule="auto"/>
              <w:rPr>
                <w:rFonts w:ascii="Consolas" w:hAnsi="Consolas" w:cs="宋体"/>
                <w:bCs/>
              </w:rPr>
            </w:pPr>
            <w:proofErr w:type="spellStart"/>
            <w:proofErr w:type="gramStart"/>
            <w:r>
              <w:rPr>
                <w:rFonts w:ascii="Consolas" w:hAnsi="Consolas" w:cs="宋体"/>
                <w:bCs/>
              </w:rPr>
              <w:t>setUserID</w:t>
            </w:r>
            <w:proofErr w:type="spellEnd"/>
            <w:r>
              <w:rPr>
                <w:rFonts w:ascii="Consolas" w:hAnsi="Consolas" w:cs="宋体"/>
                <w:bCs/>
              </w:rPr>
              <w:t>(</w:t>
            </w:r>
            <w:proofErr w:type="gramEnd"/>
            <w:r>
              <w:rPr>
                <w:rFonts w:ascii="Consolas" w:hAnsi="Consolas" w:cs="宋体"/>
                <w:bCs/>
              </w:rPr>
              <w:t>)</w:t>
            </w:r>
          </w:p>
        </w:tc>
        <w:tc>
          <w:tcPr>
            <w:tcW w:w="2130" w:type="dxa"/>
          </w:tcPr>
          <w:p w14:paraId="525E828A" w14:textId="77777777" w:rsidR="00F2548E" w:rsidRPr="00A60279" w:rsidRDefault="00F2548E" w:rsidP="00361339">
            <w:pPr>
              <w:spacing w:line="360" w:lineRule="auto"/>
              <w:rPr>
                <w:rFonts w:ascii="Consolas" w:hAnsi="Consolas" w:cs="宋体"/>
                <w:bCs/>
              </w:rPr>
            </w:pPr>
            <w:r>
              <w:rPr>
                <w:rFonts w:ascii="Consolas" w:hAnsi="Consolas" w:cs="宋体"/>
                <w:bCs/>
              </w:rPr>
              <w:t>B</w:t>
            </w:r>
            <w:r>
              <w:rPr>
                <w:rFonts w:ascii="Consolas" w:hAnsi="Consolas" w:cs="宋体" w:hint="eastAsia"/>
                <w:bCs/>
              </w:rPr>
              <w:t>ool</w:t>
            </w:r>
          </w:p>
        </w:tc>
      </w:tr>
      <w:tr w:rsidR="00F2548E" w:rsidRPr="00A60279" w14:paraId="6C192728" w14:textId="77777777" w:rsidTr="00361339">
        <w:trPr>
          <w:jc w:val="center"/>
        </w:trPr>
        <w:tc>
          <w:tcPr>
            <w:tcW w:w="1904" w:type="dxa"/>
          </w:tcPr>
          <w:p w14:paraId="60140514" w14:textId="77777777" w:rsidR="00F2548E" w:rsidRPr="00A60279" w:rsidRDefault="00F2548E" w:rsidP="00361339">
            <w:pPr>
              <w:spacing w:line="360" w:lineRule="auto"/>
              <w:rPr>
                <w:rFonts w:ascii="Consolas" w:hAnsi="Consolas" w:cs="宋体"/>
                <w:bCs/>
              </w:rPr>
            </w:pPr>
            <w:r>
              <w:rPr>
                <w:rFonts w:ascii="Consolas" w:hAnsi="Consolas" w:cs="宋体" w:hint="eastAsia"/>
                <w:bCs/>
              </w:rPr>
              <w:t>返回发布者</w:t>
            </w:r>
            <w:r>
              <w:rPr>
                <w:rFonts w:ascii="Consolas" w:hAnsi="Consolas" w:cs="宋体" w:hint="eastAsia"/>
                <w:bCs/>
              </w:rPr>
              <w:t>ID</w:t>
            </w:r>
          </w:p>
        </w:tc>
        <w:tc>
          <w:tcPr>
            <w:tcW w:w="2410" w:type="dxa"/>
          </w:tcPr>
          <w:p w14:paraId="7B13A767" w14:textId="77777777" w:rsidR="00F2548E" w:rsidRPr="00A60279" w:rsidRDefault="00F2548E" w:rsidP="00361339">
            <w:pPr>
              <w:spacing w:line="360" w:lineRule="auto"/>
              <w:rPr>
                <w:rFonts w:ascii="Consolas" w:hAnsi="Consolas" w:cs="宋体"/>
                <w:bCs/>
              </w:rPr>
            </w:pPr>
            <w:proofErr w:type="spellStart"/>
            <w:proofErr w:type="gramStart"/>
            <w:r>
              <w:rPr>
                <w:rFonts w:ascii="Consolas" w:hAnsi="Consolas" w:cs="宋体"/>
                <w:bCs/>
              </w:rPr>
              <w:t>getUserID</w:t>
            </w:r>
            <w:proofErr w:type="spellEnd"/>
            <w:r>
              <w:rPr>
                <w:rFonts w:ascii="Consolas" w:hAnsi="Consolas" w:cs="宋体"/>
                <w:bCs/>
              </w:rPr>
              <w:t>(</w:t>
            </w:r>
            <w:proofErr w:type="gramEnd"/>
            <w:r>
              <w:rPr>
                <w:rFonts w:ascii="Consolas" w:hAnsi="Consolas" w:cs="宋体"/>
                <w:bCs/>
              </w:rPr>
              <w:t>)</w:t>
            </w:r>
          </w:p>
        </w:tc>
        <w:tc>
          <w:tcPr>
            <w:tcW w:w="2130" w:type="dxa"/>
          </w:tcPr>
          <w:p w14:paraId="3C0A2423" w14:textId="77777777" w:rsidR="00F2548E" w:rsidRPr="00A60279" w:rsidRDefault="00F2548E" w:rsidP="00361339">
            <w:pPr>
              <w:spacing w:line="360" w:lineRule="auto"/>
              <w:rPr>
                <w:rFonts w:ascii="Consolas" w:hAnsi="Consolas" w:cs="宋体"/>
                <w:bCs/>
              </w:rPr>
            </w:pPr>
            <w:r>
              <w:rPr>
                <w:rFonts w:ascii="Consolas" w:hAnsi="Consolas" w:cs="宋体"/>
                <w:bCs/>
              </w:rPr>
              <w:t>unsigned</w:t>
            </w:r>
          </w:p>
        </w:tc>
      </w:tr>
      <w:tr w:rsidR="00F2548E" w:rsidRPr="00A60279" w14:paraId="29DF11D8" w14:textId="77777777" w:rsidTr="00361339">
        <w:trPr>
          <w:jc w:val="center"/>
        </w:trPr>
        <w:tc>
          <w:tcPr>
            <w:tcW w:w="1904" w:type="dxa"/>
          </w:tcPr>
          <w:p w14:paraId="1C001E92" w14:textId="77777777" w:rsidR="00F2548E" w:rsidRDefault="00F2548E" w:rsidP="00361339">
            <w:pPr>
              <w:spacing w:line="360" w:lineRule="auto"/>
              <w:rPr>
                <w:rFonts w:ascii="Consolas" w:hAnsi="Consolas" w:cs="宋体"/>
                <w:bCs/>
              </w:rPr>
            </w:pPr>
            <w:r>
              <w:rPr>
                <w:rFonts w:ascii="Consolas" w:hAnsi="Consolas" w:cs="宋体" w:hint="eastAsia"/>
                <w:bCs/>
              </w:rPr>
              <w:t>设置发布时间</w:t>
            </w:r>
          </w:p>
        </w:tc>
        <w:tc>
          <w:tcPr>
            <w:tcW w:w="2410" w:type="dxa"/>
          </w:tcPr>
          <w:p w14:paraId="4BA19663" w14:textId="77777777" w:rsidR="00F2548E" w:rsidRPr="00A60279" w:rsidRDefault="00F2548E" w:rsidP="00361339">
            <w:pPr>
              <w:spacing w:line="360" w:lineRule="auto"/>
              <w:rPr>
                <w:rFonts w:ascii="Consolas" w:hAnsi="Consolas" w:cs="宋体"/>
                <w:bCs/>
              </w:rPr>
            </w:pPr>
            <w:proofErr w:type="spellStart"/>
            <w:proofErr w:type="gramStart"/>
            <w:r>
              <w:rPr>
                <w:rFonts w:ascii="Consolas" w:hAnsi="Consolas" w:cs="宋体" w:hint="eastAsia"/>
                <w:bCs/>
              </w:rPr>
              <w:t>setPublishTime</w:t>
            </w:r>
            <w:proofErr w:type="spellEnd"/>
            <w:r>
              <w:rPr>
                <w:rFonts w:ascii="Consolas" w:hAnsi="Consolas" w:cs="宋体" w:hint="eastAsia"/>
                <w:bCs/>
              </w:rPr>
              <w:t>(</w:t>
            </w:r>
            <w:proofErr w:type="gramEnd"/>
            <w:r>
              <w:rPr>
                <w:rFonts w:ascii="Consolas" w:hAnsi="Consolas" w:cs="宋体" w:hint="eastAsia"/>
                <w:bCs/>
              </w:rPr>
              <w:t>)</w:t>
            </w:r>
          </w:p>
        </w:tc>
        <w:tc>
          <w:tcPr>
            <w:tcW w:w="2130" w:type="dxa"/>
          </w:tcPr>
          <w:p w14:paraId="11133B85" w14:textId="77777777" w:rsidR="00F2548E" w:rsidRPr="00A60279" w:rsidRDefault="00F2548E" w:rsidP="00361339">
            <w:pPr>
              <w:spacing w:line="360" w:lineRule="auto"/>
              <w:rPr>
                <w:rFonts w:ascii="Consolas" w:hAnsi="Consolas" w:cs="宋体"/>
                <w:bCs/>
              </w:rPr>
            </w:pPr>
            <w:r>
              <w:rPr>
                <w:rFonts w:ascii="Consolas" w:hAnsi="Consolas" w:cs="宋体"/>
                <w:bCs/>
              </w:rPr>
              <w:t>B</w:t>
            </w:r>
            <w:r>
              <w:rPr>
                <w:rFonts w:ascii="Consolas" w:hAnsi="Consolas" w:cs="宋体" w:hint="eastAsia"/>
                <w:bCs/>
              </w:rPr>
              <w:t>ool</w:t>
            </w:r>
          </w:p>
        </w:tc>
      </w:tr>
      <w:tr w:rsidR="00F2548E" w:rsidRPr="00A60279" w14:paraId="72E15889" w14:textId="77777777" w:rsidTr="00361339">
        <w:trPr>
          <w:jc w:val="center"/>
        </w:trPr>
        <w:tc>
          <w:tcPr>
            <w:tcW w:w="1904" w:type="dxa"/>
          </w:tcPr>
          <w:p w14:paraId="6DBC4B9B" w14:textId="77777777" w:rsidR="00F2548E" w:rsidRDefault="00F2548E" w:rsidP="00361339">
            <w:pPr>
              <w:spacing w:line="360" w:lineRule="auto"/>
              <w:rPr>
                <w:rFonts w:ascii="Consolas" w:hAnsi="Consolas" w:cs="宋体"/>
                <w:bCs/>
              </w:rPr>
            </w:pPr>
            <w:r>
              <w:rPr>
                <w:rFonts w:ascii="Consolas" w:hAnsi="Consolas" w:cs="宋体" w:hint="eastAsia"/>
                <w:bCs/>
              </w:rPr>
              <w:lastRenderedPageBreak/>
              <w:t>返回发布时间</w:t>
            </w:r>
          </w:p>
        </w:tc>
        <w:tc>
          <w:tcPr>
            <w:tcW w:w="2410" w:type="dxa"/>
          </w:tcPr>
          <w:p w14:paraId="6BAD65BA" w14:textId="77777777" w:rsidR="00F2548E" w:rsidRPr="00A60279" w:rsidRDefault="00F2548E" w:rsidP="00361339">
            <w:pPr>
              <w:spacing w:line="360" w:lineRule="auto"/>
              <w:rPr>
                <w:rFonts w:ascii="Consolas" w:hAnsi="Consolas" w:cs="宋体"/>
                <w:bCs/>
              </w:rPr>
            </w:pPr>
            <w:proofErr w:type="spellStart"/>
            <w:proofErr w:type="gramStart"/>
            <w:r>
              <w:rPr>
                <w:rFonts w:ascii="Consolas" w:hAnsi="Consolas" w:cs="宋体" w:hint="eastAsia"/>
                <w:bCs/>
              </w:rPr>
              <w:t>getPublish</w:t>
            </w:r>
            <w:r>
              <w:rPr>
                <w:rFonts w:ascii="Consolas" w:hAnsi="Consolas" w:cs="宋体"/>
                <w:bCs/>
              </w:rPr>
              <w:t>Time</w:t>
            </w:r>
            <w:proofErr w:type="spellEnd"/>
            <w:r>
              <w:rPr>
                <w:rFonts w:ascii="Consolas" w:hAnsi="Consolas" w:cs="宋体"/>
                <w:bCs/>
              </w:rPr>
              <w:t>(</w:t>
            </w:r>
            <w:proofErr w:type="gramEnd"/>
            <w:r>
              <w:rPr>
                <w:rFonts w:ascii="Consolas" w:hAnsi="Consolas" w:cs="宋体"/>
                <w:bCs/>
              </w:rPr>
              <w:t>)</w:t>
            </w:r>
          </w:p>
        </w:tc>
        <w:tc>
          <w:tcPr>
            <w:tcW w:w="2130" w:type="dxa"/>
          </w:tcPr>
          <w:p w14:paraId="76248A7A" w14:textId="77777777" w:rsidR="00F2548E" w:rsidRPr="00A60279" w:rsidRDefault="00F2548E" w:rsidP="00361339">
            <w:pPr>
              <w:spacing w:line="360" w:lineRule="auto"/>
              <w:rPr>
                <w:rFonts w:ascii="Consolas" w:hAnsi="Consolas" w:cs="宋体"/>
                <w:bCs/>
              </w:rPr>
            </w:pPr>
            <w:r>
              <w:rPr>
                <w:rFonts w:ascii="Consolas" w:hAnsi="Consolas" w:cs="宋体"/>
                <w:bCs/>
              </w:rPr>
              <w:t>S</w:t>
            </w:r>
            <w:r>
              <w:rPr>
                <w:rFonts w:ascii="Consolas" w:hAnsi="Consolas" w:cs="宋体" w:hint="eastAsia"/>
                <w:bCs/>
              </w:rPr>
              <w:t>tring</w:t>
            </w:r>
          </w:p>
        </w:tc>
      </w:tr>
      <w:tr w:rsidR="00F2548E" w:rsidRPr="00A60279" w14:paraId="7AC101A1" w14:textId="77777777" w:rsidTr="00361339">
        <w:trPr>
          <w:jc w:val="center"/>
        </w:trPr>
        <w:tc>
          <w:tcPr>
            <w:tcW w:w="1904" w:type="dxa"/>
          </w:tcPr>
          <w:p w14:paraId="4A0E8777" w14:textId="77777777" w:rsidR="00F2548E" w:rsidRDefault="00F2548E" w:rsidP="00361339">
            <w:pPr>
              <w:spacing w:line="360" w:lineRule="auto"/>
              <w:rPr>
                <w:rFonts w:ascii="Consolas" w:hAnsi="Consolas" w:cs="宋体"/>
                <w:bCs/>
              </w:rPr>
            </w:pPr>
            <w:r>
              <w:rPr>
                <w:rFonts w:ascii="Consolas" w:hAnsi="Consolas" w:cs="宋体" w:hint="eastAsia"/>
                <w:bCs/>
              </w:rPr>
              <w:t>设置公告内容</w:t>
            </w:r>
          </w:p>
        </w:tc>
        <w:tc>
          <w:tcPr>
            <w:tcW w:w="2410" w:type="dxa"/>
          </w:tcPr>
          <w:p w14:paraId="2A6FB846" w14:textId="77777777" w:rsidR="00F2548E" w:rsidRPr="00A60279" w:rsidRDefault="00F2548E" w:rsidP="00361339">
            <w:pPr>
              <w:spacing w:line="360" w:lineRule="auto"/>
              <w:rPr>
                <w:rFonts w:ascii="Consolas" w:hAnsi="Consolas" w:cs="宋体"/>
                <w:bCs/>
              </w:rPr>
            </w:pPr>
            <w:proofErr w:type="spellStart"/>
            <w:proofErr w:type="gramStart"/>
            <w:r>
              <w:rPr>
                <w:rFonts w:ascii="Consolas" w:hAnsi="Consolas" w:cs="宋体" w:hint="eastAsia"/>
                <w:bCs/>
              </w:rPr>
              <w:t>set</w:t>
            </w:r>
            <w:r>
              <w:rPr>
                <w:rFonts w:ascii="Consolas" w:hAnsi="Consolas" w:cs="宋体"/>
                <w:bCs/>
              </w:rPr>
              <w:t>MessageB</w:t>
            </w:r>
            <w:r>
              <w:rPr>
                <w:rFonts w:ascii="Consolas" w:hAnsi="Consolas" w:cs="宋体" w:hint="eastAsia"/>
                <w:bCs/>
              </w:rPr>
              <w:t>oard</w:t>
            </w:r>
            <w:r>
              <w:rPr>
                <w:rFonts w:ascii="Consolas" w:hAnsi="Consolas" w:cs="宋体"/>
                <w:bCs/>
              </w:rPr>
              <w:t>Content</w:t>
            </w:r>
            <w:proofErr w:type="spellEnd"/>
            <w:r>
              <w:rPr>
                <w:rFonts w:ascii="Consolas" w:hAnsi="Consolas" w:cs="宋体"/>
                <w:bCs/>
              </w:rPr>
              <w:t>(</w:t>
            </w:r>
            <w:proofErr w:type="gramEnd"/>
            <w:r>
              <w:rPr>
                <w:rFonts w:ascii="Consolas" w:hAnsi="Consolas" w:cs="宋体"/>
                <w:bCs/>
              </w:rPr>
              <w:t>)</w:t>
            </w:r>
          </w:p>
        </w:tc>
        <w:tc>
          <w:tcPr>
            <w:tcW w:w="2130" w:type="dxa"/>
          </w:tcPr>
          <w:p w14:paraId="1AFD1951" w14:textId="77777777" w:rsidR="00F2548E" w:rsidRPr="00A60279" w:rsidRDefault="00F2548E" w:rsidP="00361339">
            <w:pPr>
              <w:spacing w:line="360" w:lineRule="auto"/>
              <w:rPr>
                <w:rFonts w:ascii="Consolas" w:hAnsi="Consolas" w:cs="宋体"/>
                <w:bCs/>
              </w:rPr>
            </w:pPr>
            <w:r>
              <w:rPr>
                <w:rFonts w:ascii="Consolas" w:hAnsi="Consolas" w:cs="宋体"/>
                <w:bCs/>
              </w:rPr>
              <w:t>B</w:t>
            </w:r>
            <w:r>
              <w:rPr>
                <w:rFonts w:ascii="Consolas" w:hAnsi="Consolas" w:cs="宋体" w:hint="eastAsia"/>
                <w:bCs/>
              </w:rPr>
              <w:t>ool</w:t>
            </w:r>
          </w:p>
        </w:tc>
      </w:tr>
      <w:tr w:rsidR="00F2548E" w:rsidRPr="00A60279" w14:paraId="1152D04D" w14:textId="77777777" w:rsidTr="00361339">
        <w:trPr>
          <w:jc w:val="center"/>
        </w:trPr>
        <w:tc>
          <w:tcPr>
            <w:tcW w:w="1904" w:type="dxa"/>
          </w:tcPr>
          <w:p w14:paraId="59686916" w14:textId="77777777" w:rsidR="00F2548E" w:rsidRDefault="00F2548E" w:rsidP="00361339">
            <w:pPr>
              <w:spacing w:line="360" w:lineRule="auto"/>
              <w:rPr>
                <w:rFonts w:ascii="Consolas" w:hAnsi="Consolas" w:cs="宋体"/>
                <w:bCs/>
              </w:rPr>
            </w:pPr>
            <w:r>
              <w:rPr>
                <w:rFonts w:ascii="Consolas" w:hAnsi="Consolas" w:cs="宋体" w:hint="eastAsia"/>
                <w:bCs/>
              </w:rPr>
              <w:t>返回公告内容</w:t>
            </w:r>
          </w:p>
        </w:tc>
        <w:tc>
          <w:tcPr>
            <w:tcW w:w="2410" w:type="dxa"/>
          </w:tcPr>
          <w:p w14:paraId="1594448A" w14:textId="77777777" w:rsidR="00F2548E" w:rsidRPr="00A60279" w:rsidRDefault="00F2548E" w:rsidP="00361339">
            <w:pPr>
              <w:spacing w:line="360" w:lineRule="auto"/>
              <w:rPr>
                <w:rFonts w:ascii="Consolas" w:hAnsi="Consolas" w:cs="宋体"/>
                <w:bCs/>
              </w:rPr>
            </w:pPr>
            <w:proofErr w:type="spellStart"/>
            <w:proofErr w:type="gramStart"/>
            <w:r>
              <w:rPr>
                <w:rFonts w:ascii="Consolas" w:hAnsi="Consolas" w:cs="宋体" w:hint="eastAsia"/>
                <w:bCs/>
              </w:rPr>
              <w:t>get</w:t>
            </w:r>
            <w:r>
              <w:rPr>
                <w:rFonts w:ascii="Consolas" w:hAnsi="Consolas" w:cs="宋体"/>
                <w:bCs/>
              </w:rPr>
              <w:t>MessageB</w:t>
            </w:r>
            <w:r>
              <w:rPr>
                <w:rFonts w:ascii="Consolas" w:hAnsi="Consolas" w:cs="宋体" w:hint="eastAsia"/>
                <w:bCs/>
              </w:rPr>
              <w:t>oardContent</w:t>
            </w:r>
            <w:proofErr w:type="spellEnd"/>
            <w:r>
              <w:rPr>
                <w:rFonts w:ascii="Consolas" w:hAnsi="Consolas" w:cs="宋体" w:hint="eastAsia"/>
                <w:bCs/>
              </w:rPr>
              <w:t>(</w:t>
            </w:r>
            <w:proofErr w:type="gramEnd"/>
            <w:r>
              <w:rPr>
                <w:rFonts w:ascii="Consolas" w:hAnsi="Consolas" w:cs="宋体" w:hint="eastAsia"/>
                <w:bCs/>
              </w:rPr>
              <w:t>)</w:t>
            </w:r>
          </w:p>
        </w:tc>
        <w:tc>
          <w:tcPr>
            <w:tcW w:w="2130" w:type="dxa"/>
          </w:tcPr>
          <w:p w14:paraId="741629E9" w14:textId="77777777" w:rsidR="00F2548E" w:rsidRPr="00A60279" w:rsidRDefault="00F2548E" w:rsidP="00361339">
            <w:pPr>
              <w:spacing w:line="360" w:lineRule="auto"/>
              <w:rPr>
                <w:rFonts w:ascii="Consolas" w:hAnsi="Consolas" w:cs="宋体"/>
                <w:bCs/>
              </w:rPr>
            </w:pPr>
            <w:r>
              <w:rPr>
                <w:rFonts w:ascii="Consolas" w:hAnsi="Consolas" w:cs="宋体" w:hint="eastAsia"/>
                <w:bCs/>
              </w:rPr>
              <w:t>string</w:t>
            </w:r>
          </w:p>
        </w:tc>
      </w:tr>
    </w:tbl>
    <w:p w14:paraId="310DC8CE" w14:textId="77777777" w:rsidR="00F2548E" w:rsidRPr="00A60279" w:rsidRDefault="00F2548E" w:rsidP="00F41DB2">
      <w:pPr>
        <w:spacing w:line="360" w:lineRule="auto"/>
        <w:rPr>
          <w:rFonts w:ascii="Consolas" w:hAnsi="Consolas" w:cs="宋体"/>
          <w:bCs/>
        </w:rPr>
      </w:pPr>
    </w:p>
    <w:p w14:paraId="78DD4E77" w14:textId="77777777" w:rsidR="0031296C" w:rsidRPr="00A60279" w:rsidRDefault="0031296C" w:rsidP="00A76F3F">
      <w:pPr>
        <w:pStyle w:val="2"/>
        <w:rPr>
          <w:rFonts w:ascii="Consolas" w:hAnsi="Consolas"/>
        </w:rPr>
      </w:pPr>
      <w:bookmarkStart w:id="64" w:name="_Toc433443397"/>
      <w:r w:rsidRPr="00A60279">
        <w:rPr>
          <w:rFonts w:ascii="Consolas" w:hAnsi="Consolas"/>
        </w:rPr>
        <w:t>2.4</w:t>
      </w:r>
      <w:r w:rsidRPr="00A60279">
        <w:rPr>
          <w:rFonts w:ascii="Consolas" w:hAnsi="Consolas"/>
        </w:rPr>
        <w:t>三层精化类图</w:t>
      </w:r>
      <w:bookmarkEnd w:id="63"/>
      <w:bookmarkEnd w:id="64"/>
    </w:p>
    <w:p w14:paraId="5D181DF2" w14:textId="77777777" w:rsidR="0031296C" w:rsidRDefault="0031296C" w:rsidP="00A76F3F">
      <w:pPr>
        <w:spacing w:line="360" w:lineRule="auto"/>
        <w:ind w:firstLine="420"/>
        <w:rPr>
          <w:rFonts w:ascii="Consolas" w:hAnsi="Consolas" w:cs="宋体"/>
        </w:rPr>
      </w:pPr>
      <w:r w:rsidRPr="00A60279">
        <w:rPr>
          <w:rFonts w:ascii="Consolas" w:hAnsi="Consolas" w:cs="宋体"/>
        </w:rPr>
        <w:t>在初始类图的基础上，运用三层体系结构思想对基本类模型进行划分。根据各个对象的具体情况，将对象分成界面、事务和数据层。</w:t>
      </w:r>
      <w:r w:rsidRPr="00A60279">
        <w:rPr>
          <w:rFonts w:ascii="Consolas" w:hAnsi="Consolas" w:cs="宋体"/>
        </w:rPr>
        <w:t xml:space="preserve"> </w:t>
      </w:r>
    </w:p>
    <w:p w14:paraId="0141AA5B" w14:textId="77777777" w:rsidR="00FC0840" w:rsidRPr="00A60279" w:rsidRDefault="00FC0840" w:rsidP="00A76F3F">
      <w:pPr>
        <w:spacing w:line="360" w:lineRule="auto"/>
        <w:ind w:firstLine="420"/>
        <w:rPr>
          <w:rFonts w:ascii="Consolas" w:hAnsi="Consolas" w:cs="宋体"/>
        </w:rPr>
      </w:pPr>
    </w:p>
    <w:p w14:paraId="4F310594" w14:textId="77777777" w:rsidR="00EB4F1D" w:rsidRPr="00A60279" w:rsidRDefault="00EB4F1D" w:rsidP="00EB4F1D">
      <w:pPr>
        <w:spacing w:line="360" w:lineRule="auto"/>
        <w:rPr>
          <w:rFonts w:ascii="Consolas" w:hAnsi="Consolas" w:cs="宋体"/>
        </w:rPr>
      </w:pPr>
      <w:r>
        <w:rPr>
          <w:rFonts w:ascii="Consolas" w:hAnsi="Consolas" w:cs="宋体" w:hint="eastAsia"/>
        </w:rPr>
        <w:t>1.</w:t>
      </w:r>
      <w:r w:rsidRPr="00A60279">
        <w:rPr>
          <w:rFonts w:ascii="Consolas" w:hAnsi="Consolas" w:cs="宋体"/>
        </w:rPr>
        <w:t>对</w:t>
      </w:r>
      <w:r>
        <w:rPr>
          <w:rFonts w:ascii="Consolas" w:hAnsi="Consolas" w:cs="宋体" w:hint="eastAsia"/>
        </w:rPr>
        <w:t>Administrator</w:t>
      </w:r>
      <w:r w:rsidRPr="00A60279">
        <w:rPr>
          <w:rFonts w:ascii="Consolas" w:hAnsi="Consolas" w:cs="宋体"/>
        </w:rPr>
        <w:t>类的三层划分</w:t>
      </w:r>
    </w:p>
    <w:p w14:paraId="26AFD22A" w14:textId="77777777" w:rsidR="00EB4F1D" w:rsidRPr="00A60279" w:rsidRDefault="00EB4F1D" w:rsidP="00EB4F1D">
      <w:pPr>
        <w:spacing w:line="360" w:lineRule="auto"/>
        <w:rPr>
          <w:rFonts w:ascii="Consolas" w:hAnsi="Consolas" w:cs="宋体"/>
        </w:rPr>
      </w:pPr>
      <w:r w:rsidRPr="00A60279">
        <w:rPr>
          <w:rFonts w:ascii="Consolas" w:hAnsi="Consolas" w:cs="宋体"/>
        </w:rPr>
        <w:t>界面层：</w:t>
      </w:r>
      <w:r w:rsidRPr="00A60279">
        <w:rPr>
          <w:rFonts w:ascii="Consolas" w:hAnsi="Consolas" w:cs="宋体"/>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9"/>
        <w:gridCol w:w="4557"/>
      </w:tblGrid>
      <w:tr w:rsidR="00EB4F1D" w:rsidRPr="00A60279" w14:paraId="1108E677" w14:textId="77777777" w:rsidTr="00531EFD">
        <w:tc>
          <w:tcPr>
            <w:tcW w:w="3794" w:type="dxa"/>
            <w:shd w:val="clear" w:color="auto" w:fill="auto"/>
          </w:tcPr>
          <w:p w14:paraId="421E5A91" w14:textId="77777777" w:rsidR="00EB4F1D" w:rsidRPr="00A60279" w:rsidRDefault="00EB4F1D" w:rsidP="00531EFD">
            <w:pPr>
              <w:spacing w:line="360" w:lineRule="auto"/>
              <w:jc w:val="center"/>
              <w:rPr>
                <w:rFonts w:ascii="Consolas" w:hAnsi="Consolas" w:cs="宋体"/>
              </w:rPr>
            </w:pPr>
            <w:r w:rsidRPr="00A60279">
              <w:rPr>
                <w:rFonts w:ascii="Consolas" w:hAnsi="Consolas" w:cs="宋体"/>
              </w:rPr>
              <w:t>名称</w:t>
            </w:r>
          </w:p>
        </w:tc>
        <w:tc>
          <w:tcPr>
            <w:tcW w:w="4728" w:type="dxa"/>
            <w:shd w:val="clear" w:color="auto" w:fill="auto"/>
          </w:tcPr>
          <w:p w14:paraId="21854731" w14:textId="77777777" w:rsidR="00EB4F1D" w:rsidRPr="00A60279" w:rsidRDefault="00EB4F1D" w:rsidP="00531EFD">
            <w:pPr>
              <w:spacing w:line="360" w:lineRule="auto"/>
              <w:jc w:val="center"/>
              <w:rPr>
                <w:rFonts w:ascii="Consolas" w:hAnsi="Consolas" w:cs="宋体"/>
              </w:rPr>
            </w:pPr>
            <w:r w:rsidRPr="00A60279">
              <w:rPr>
                <w:rFonts w:ascii="Consolas" w:hAnsi="Consolas" w:cs="宋体"/>
              </w:rPr>
              <w:t>描述</w:t>
            </w:r>
          </w:p>
        </w:tc>
      </w:tr>
      <w:tr w:rsidR="00EB4F1D" w:rsidRPr="00A60279" w14:paraId="4BA98EC9" w14:textId="77777777" w:rsidTr="00531EFD">
        <w:tc>
          <w:tcPr>
            <w:tcW w:w="3794" w:type="dxa"/>
            <w:shd w:val="clear" w:color="auto" w:fill="auto"/>
          </w:tcPr>
          <w:p w14:paraId="1D7E1788" w14:textId="77777777" w:rsidR="00EB4F1D" w:rsidRPr="00A60279" w:rsidRDefault="00EB4F1D" w:rsidP="00531EFD">
            <w:pPr>
              <w:spacing w:line="360" w:lineRule="auto"/>
              <w:rPr>
                <w:rFonts w:ascii="Consolas" w:hAnsi="Consolas" w:cs="宋体"/>
              </w:rPr>
            </w:pPr>
            <w:r>
              <w:rPr>
                <w:rFonts w:ascii="Consolas" w:hAnsi="Consolas" w:cs="宋体"/>
              </w:rPr>
              <w:t>signin.</w:t>
            </w:r>
            <w:r>
              <w:rPr>
                <w:rFonts w:ascii="Consolas" w:hAnsi="Consolas" w:cs="宋体" w:hint="eastAsia"/>
              </w:rPr>
              <w:t>html</w:t>
            </w:r>
          </w:p>
        </w:tc>
        <w:tc>
          <w:tcPr>
            <w:tcW w:w="4728" w:type="dxa"/>
            <w:shd w:val="clear" w:color="auto" w:fill="auto"/>
          </w:tcPr>
          <w:p w14:paraId="09598E02" w14:textId="77777777" w:rsidR="00EB4F1D" w:rsidRPr="00A60279" w:rsidRDefault="00EB4F1D" w:rsidP="00531EFD">
            <w:pPr>
              <w:spacing w:line="360" w:lineRule="auto"/>
              <w:rPr>
                <w:rFonts w:ascii="Consolas" w:hAnsi="Consolas" w:cs="宋体"/>
              </w:rPr>
            </w:pPr>
            <w:r>
              <w:rPr>
                <w:rFonts w:ascii="Consolas" w:hAnsi="Consolas" w:cs="宋体"/>
              </w:rPr>
              <w:t>登录</w:t>
            </w:r>
            <w:r>
              <w:rPr>
                <w:rFonts w:ascii="Consolas" w:hAnsi="Consolas" w:cs="宋体" w:hint="eastAsia"/>
              </w:rPr>
              <w:t>页面</w:t>
            </w:r>
          </w:p>
        </w:tc>
      </w:tr>
      <w:tr w:rsidR="00EB4F1D" w:rsidRPr="00A60279" w14:paraId="442EC68B" w14:textId="77777777" w:rsidTr="00531EFD">
        <w:tc>
          <w:tcPr>
            <w:tcW w:w="3794" w:type="dxa"/>
            <w:shd w:val="clear" w:color="auto" w:fill="auto"/>
          </w:tcPr>
          <w:p w14:paraId="42D7875E" w14:textId="77777777" w:rsidR="00EB4F1D" w:rsidRPr="00A60279" w:rsidRDefault="00EB4F1D" w:rsidP="00531EFD">
            <w:pPr>
              <w:spacing w:line="360" w:lineRule="auto"/>
              <w:rPr>
                <w:rFonts w:ascii="Consolas" w:hAnsi="Consolas" w:cs="宋体"/>
              </w:rPr>
            </w:pPr>
            <w:r>
              <w:rPr>
                <w:rFonts w:ascii="Consolas" w:hAnsi="Consolas" w:cs="宋体"/>
              </w:rPr>
              <w:t>f</w:t>
            </w:r>
            <w:r>
              <w:rPr>
                <w:rFonts w:ascii="Consolas" w:hAnsi="Consolas" w:cs="宋体" w:hint="eastAsia"/>
              </w:rPr>
              <w:t>orgetpassword.</w:t>
            </w:r>
            <w:r>
              <w:rPr>
                <w:rFonts w:ascii="Consolas" w:hAnsi="Consolas" w:cs="宋体"/>
              </w:rPr>
              <w:t>html</w:t>
            </w:r>
          </w:p>
        </w:tc>
        <w:tc>
          <w:tcPr>
            <w:tcW w:w="4728" w:type="dxa"/>
            <w:shd w:val="clear" w:color="auto" w:fill="auto"/>
          </w:tcPr>
          <w:p w14:paraId="6170EC86" w14:textId="77777777" w:rsidR="00EB4F1D" w:rsidRPr="00A60279" w:rsidRDefault="00EB4F1D" w:rsidP="00531EFD">
            <w:pPr>
              <w:spacing w:line="360" w:lineRule="auto"/>
              <w:rPr>
                <w:rFonts w:ascii="Consolas" w:hAnsi="Consolas" w:cs="宋体"/>
                <w:color w:val="00B0F0"/>
              </w:rPr>
            </w:pPr>
            <w:r w:rsidRPr="00A60279">
              <w:rPr>
                <w:rFonts w:ascii="Consolas" w:hAnsi="Consolas" w:cs="宋体"/>
              </w:rPr>
              <w:t>密码找回</w:t>
            </w:r>
            <w:r>
              <w:rPr>
                <w:rFonts w:ascii="Consolas" w:hAnsi="Consolas" w:cs="宋体" w:hint="eastAsia"/>
              </w:rPr>
              <w:t>页</w:t>
            </w:r>
            <w:r w:rsidRPr="00A60279">
              <w:rPr>
                <w:rFonts w:ascii="Consolas" w:hAnsi="Consolas" w:cs="宋体"/>
              </w:rPr>
              <w:t>面</w:t>
            </w:r>
          </w:p>
        </w:tc>
      </w:tr>
      <w:tr w:rsidR="00EB4F1D" w:rsidRPr="00A60279" w14:paraId="396AA408" w14:textId="77777777" w:rsidTr="00531EFD">
        <w:tc>
          <w:tcPr>
            <w:tcW w:w="3794" w:type="dxa"/>
            <w:shd w:val="clear" w:color="auto" w:fill="auto"/>
          </w:tcPr>
          <w:p w14:paraId="5183919F" w14:textId="77777777" w:rsidR="00EB4F1D" w:rsidRPr="00A60279" w:rsidRDefault="00EB4F1D" w:rsidP="00531EFD">
            <w:pPr>
              <w:spacing w:line="360" w:lineRule="auto"/>
              <w:rPr>
                <w:rFonts w:ascii="Consolas" w:hAnsi="Consolas" w:cs="宋体"/>
              </w:rPr>
            </w:pPr>
            <w:r>
              <w:rPr>
                <w:rFonts w:ascii="Consolas" w:hAnsi="Consolas" w:cs="宋体"/>
              </w:rPr>
              <w:t>i</w:t>
            </w:r>
            <w:r>
              <w:rPr>
                <w:rFonts w:ascii="Consolas" w:hAnsi="Consolas" w:cs="宋体" w:hint="eastAsia"/>
              </w:rPr>
              <w:t>ndex.</w:t>
            </w:r>
            <w:r>
              <w:rPr>
                <w:rFonts w:ascii="Consolas" w:hAnsi="Consolas" w:cs="宋体"/>
              </w:rPr>
              <w:t>html</w:t>
            </w:r>
          </w:p>
        </w:tc>
        <w:tc>
          <w:tcPr>
            <w:tcW w:w="4728" w:type="dxa"/>
            <w:shd w:val="clear" w:color="auto" w:fill="auto"/>
          </w:tcPr>
          <w:p w14:paraId="3F765368" w14:textId="77777777" w:rsidR="00EB4F1D" w:rsidRPr="00A60279" w:rsidRDefault="00EB4F1D" w:rsidP="00531EFD">
            <w:pPr>
              <w:spacing w:line="360" w:lineRule="auto"/>
              <w:rPr>
                <w:rFonts w:ascii="Consolas" w:hAnsi="Consolas" w:cs="宋体"/>
              </w:rPr>
            </w:pPr>
            <w:r>
              <w:rPr>
                <w:rFonts w:ascii="Consolas" w:hAnsi="Consolas" w:cs="宋体" w:hint="eastAsia"/>
              </w:rPr>
              <w:t>首页</w:t>
            </w:r>
          </w:p>
        </w:tc>
      </w:tr>
      <w:tr w:rsidR="00EB4F1D" w:rsidRPr="00A60279" w14:paraId="22577901" w14:textId="77777777" w:rsidTr="00531EFD">
        <w:tc>
          <w:tcPr>
            <w:tcW w:w="3794" w:type="dxa"/>
            <w:shd w:val="clear" w:color="auto" w:fill="auto"/>
          </w:tcPr>
          <w:p w14:paraId="4B23AC49" w14:textId="77777777" w:rsidR="00EB4F1D" w:rsidRPr="00A60279" w:rsidRDefault="00EB4F1D" w:rsidP="00531EFD">
            <w:pPr>
              <w:spacing w:line="360" w:lineRule="auto"/>
              <w:rPr>
                <w:rFonts w:ascii="Consolas" w:hAnsi="Consolas" w:cs="宋体"/>
              </w:rPr>
            </w:pPr>
            <w:r>
              <w:rPr>
                <w:rFonts w:ascii="Consolas" w:hAnsi="Consolas" w:cs="宋体"/>
              </w:rPr>
              <w:t>resetpassword.html</w:t>
            </w:r>
          </w:p>
        </w:tc>
        <w:tc>
          <w:tcPr>
            <w:tcW w:w="4728" w:type="dxa"/>
            <w:shd w:val="clear" w:color="auto" w:fill="auto"/>
          </w:tcPr>
          <w:p w14:paraId="32953D25" w14:textId="77777777" w:rsidR="00EB4F1D" w:rsidRPr="00A60279" w:rsidRDefault="00EB4F1D" w:rsidP="00531EFD">
            <w:pPr>
              <w:spacing w:line="360" w:lineRule="auto"/>
              <w:rPr>
                <w:rFonts w:ascii="Consolas" w:hAnsi="Consolas" w:cs="宋体"/>
              </w:rPr>
            </w:pPr>
            <w:r>
              <w:rPr>
                <w:rFonts w:ascii="Consolas" w:hAnsi="Consolas" w:cs="宋体" w:hint="eastAsia"/>
              </w:rPr>
              <w:t>修改用户密码页面</w:t>
            </w:r>
          </w:p>
        </w:tc>
      </w:tr>
      <w:tr w:rsidR="00EB4F1D" w:rsidRPr="00A60279" w14:paraId="65BA496B" w14:textId="77777777" w:rsidTr="00531EFD">
        <w:trPr>
          <w:trHeight w:val="70"/>
        </w:trPr>
        <w:tc>
          <w:tcPr>
            <w:tcW w:w="3794" w:type="dxa"/>
            <w:shd w:val="clear" w:color="auto" w:fill="auto"/>
          </w:tcPr>
          <w:p w14:paraId="10C9D68F" w14:textId="77777777" w:rsidR="00EB4F1D" w:rsidRPr="00A60279" w:rsidRDefault="00EB4F1D" w:rsidP="00531EFD">
            <w:pPr>
              <w:spacing w:line="360" w:lineRule="auto"/>
              <w:rPr>
                <w:rFonts w:ascii="Consolas" w:hAnsi="Consolas" w:cs="宋体"/>
              </w:rPr>
            </w:pPr>
            <w:r>
              <w:rPr>
                <w:rFonts w:ascii="Consolas" w:hAnsi="Consolas" w:cs="宋体"/>
              </w:rPr>
              <w:t>resetuserinfo.html</w:t>
            </w:r>
          </w:p>
        </w:tc>
        <w:tc>
          <w:tcPr>
            <w:tcW w:w="4728" w:type="dxa"/>
            <w:shd w:val="clear" w:color="auto" w:fill="auto"/>
          </w:tcPr>
          <w:p w14:paraId="2A38F275" w14:textId="77777777" w:rsidR="00EB4F1D" w:rsidRPr="00A60279" w:rsidRDefault="00EB4F1D" w:rsidP="00531EFD">
            <w:pPr>
              <w:spacing w:line="360" w:lineRule="auto"/>
              <w:rPr>
                <w:rFonts w:ascii="Consolas" w:hAnsi="Consolas" w:cs="宋体"/>
              </w:rPr>
            </w:pPr>
            <w:r>
              <w:rPr>
                <w:rFonts w:ascii="Consolas" w:hAnsi="Consolas" w:cs="宋体"/>
              </w:rPr>
              <w:t>修改用户</w:t>
            </w:r>
            <w:r>
              <w:rPr>
                <w:rFonts w:ascii="Consolas" w:hAnsi="Consolas" w:cs="宋体" w:hint="eastAsia"/>
              </w:rPr>
              <w:t>信息页面</w:t>
            </w:r>
          </w:p>
        </w:tc>
      </w:tr>
    </w:tbl>
    <w:p w14:paraId="369F82AF" w14:textId="77777777" w:rsidR="00EB4F1D" w:rsidRPr="00A60279" w:rsidRDefault="00EB4F1D" w:rsidP="00EB4F1D">
      <w:pPr>
        <w:spacing w:line="360" w:lineRule="auto"/>
        <w:rPr>
          <w:rFonts w:ascii="Consolas" w:hAnsi="Consolas" w:cs="宋体"/>
        </w:rPr>
      </w:pPr>
      <w:r w:rsidRPr="00A60279">
        <w:rPr>
          <w:rFonts w:ascii="Consolas" w:hAnsi="Consolas" w:cs="宋体"/>
        </w:rPr>
        <w:t>事务层：</w:t>
      </w:r>
      <w:r>
        <w:rPr>
          <w:rFonts w:ascii="Consolas" w:hAnsi="Consolas" w:cs="宋体" w:hint="eastAsia"/>
        </w:rPr>
        <w:t>administrator</w:t>
      </w:r>
      <w:r>
        <w:rPr>
          <w:rFonts w:ascii="Consolas" w:hAnsi="Consolas" w:cs="宋体"/>
        </w:rPr>
        <w:t xml:space="preserve">.py </w:t>
      </w:r>
      <w:r>
        <w:rPr>
          <w:rFonts w:ascii="Consolas" w:hAnsi="Consolas" w:cs="宋体" w:hint="eastAsia"/>
        </w:rPr>
        <w:t>用户</w:t>
      </w:r>
      <w:r w:rsidRPr="00A60279">
        <w:rPr>
          <w:rFonts w:ascii="Consolas" w:hAnsi="Consolas" w:cs="宋体"/>
        </w:rPr>
        <w:t>信息管理</w:t>
      </w:r>
      <w:r>
        <w:rPr>
          <w:rFonts w:ascii="Consolas" w:hAnsi="Consolas" w:cs="宋体" w:hint="eastAsia"/>
        </w:rPr>
        <w:t>类</w:t>
      </w:r>
    </w:p>
    <w:p w14:paraId="2065543C" w14:textId="77777777" w:rsidR="00EB4F1D" w:rsidRPr="00A60279" w:rsidRDefault="00EB4F1D" w:rsidP="00EB4F1D">
      <w:pPr>
        <w:spacing w:line="360" w:lineRule="auto"/>
        <w:rPr>
          <w:rFonts w:ascii="Consolas" w:hAnsi="Consolas" w:cs="宋体"/>
        </w:rPr>
      </w:pPr>
      <w:r w:rsidRPr="00A60279">
        <w:rPr>
          <w:rFonts w:ascii="Consolas" w:hAnsi="Consolas" w:cs="宋体"/>
        </w:rPr>
        <w:t>数据层：</w:t>
      </w:r>
      <w:r>
        <w:rPr>
          <w:rFonts w:ascii="Consolas" w:hAnsi="Consolas" w:cs="宋体" w:hint="eastAsia"/>
        </w:rPr>
        <w:t>administrator</w:t>
      </w:r>
      <w:r w:rsidRPr="00A60279">
        <w:rPr>
          <w:rFonts w:ascii="Consolas" w:hAnsi="Consolas" w:cs="宋体"/>
        </w:rPr>
        <w:t xml:space="preserve">.dat </w:t>
      </w:r>
      <w:r>
        <w:rPr>
          <w:rFonts w:ascii="Consolas" w:hAnsi="Consolas" w:cs="宋体" w:hint="eastAsia"/>
        </w:rPr>
        <w:t>用</w:t>
      </w:r>
      <w:r w:rsidRPr="00A60279">
        <w:rPr>
          <w:rFonts w:ascii="Consolas" w:hAnsi="Consolas" w:cs="宋体"/>
        </w:rPr>
        <w:t>户信息表</w:t>
      </w:r>
    </w:p>
    <w:p w14:paraId="6A5D4169" w14:textId="77777777" w:rsidR="00EB4F1D" w:rsidRPr="00EB4F1D" w:rsidRDefault="00EB4F1D" w:rsidP="00A76F3F">
      <w:pPr>
        <w:spacing w:line="360" w:lineRule="auto"/>
        <w:rPr>
          <w:rFonts w:ascii="Consolas" w:hAnsi="Consolas" w:cs="宋体"/>
        </w:rPr>
      </w:pPr>
    </w:p>
    <w:p w14:paraId="16A33B27" w14:textId="77777777" w:rsidR="00D9366D" w:rsidRPr="00A60279" w:rsidRDefault="00EB4F1D" w:rsidP="00A76F3F">
      <w:pPr>
        <w:spacing w:line="360" w:lineRule="auto"/>
        <w:rPr>
          <w:rFonts w:ascii="Consolas" w:hAnsi="Consolas" w:cs="宋体"/>
        </w:rPr>
      </w:pPr>
      <w:r>
        <w:rPr>
          <w:rFonts w:ascii="Consolas" w:hAnsi="Consolas" w:cs="宋体" w:hint="eastAsia"/>
        </w:rPr>
        <w:t>2</w:t>
      </w:r>
      <w:r w:rsidR="00FC0840">
        <w:rPr>
          <w:rFonts w:ascii="Consolas" w:hAnsi="Consolas" w:cs="宋体" w:hint="eastAsia"/>
        </w:rPr>
        <w:t>.</w:t>
      </w:r>
      <w:r w:rsidR="000D07D4" w:rsidRPr="00A60279">
        <w:rPr>
          <w:rFonts w:ascii="Consolas" w:hAnsi="Consolas" w:cs="宋体"/>
        </w:rPr>
        <w:t>对</w:t>
      </w:r>
      <w:r w:rsidR="00FE4CE9">
        <w:rPr>
          <w:rFonts w:ascii="Consolas" w:hAnsi="Consolas" w:cs="宋体" w:hint="eastAsia"/>
        </w:rPr>
        <w:t>Student</w:t>
      </w:r>
      <w:r w:rsidR="00FE4CE9">
        <w:rPr>
          <w:rFonts w:ascii="Consolas" w:hAnsi="Consolas" w:cs="宋体" w:hint="eastAsia"/>
        </w:rPr>
        <w:t>和</w:t>
      </w:r>
      <w:r w:rsidR="00FE4CE9">
        <w:rPr>
          <w:rFonts w:ascii="Consolas" w:hAnsi="Consolas" w:cs="宋体" w:hint="eastAsia"/>
        </w:rPr>
        <w:t>Manager</w:t>
      </w:r>
      <w:r w:rsidR="000D07D4" w:rsidRPr="00A60279">
        <w:rPr>
          <w:rFonts w:ascii="Consolas" w:hAnsi="Consolas" w:cs="宋体" w:hint="eastAsia"/>
        </w:rPr>
        <w:t>类</w:t>
      </w:r>
      <w:r w:rsidR="000D07D4" w:rsidRPr="00A60279">
        <w:rPr>
          <w:rFonts w:ascii="Consolas" w:hAnsi="Consolas" w:cs="宋体"/>
        </w:rPr>
        <w:t>的三层划分</w:t>
      </w:r>
    </w:p>
    <w:p w14:paraId="0F211120" w14:textId="77777777" w:rsidR="00D9366D" w:rsidRPr="00A60279" w:rsidRDefault="000D07D4" w:rsidP="00A76F3F">
      <w:pPr>
        <w:spacing w:line="360" w:lineRule="auto"/>
        <w:rPr>
          <w:rFonts w:ascii="Consolas" w:hAnsi="Consolas" w:cs="宋体"/>
        </w:rPr>
      </w:pPr>
      <w:r w:rsidRPr="00A60279">
        <w:rPr>
          <w:rFonts w:ascii="Consolas" w:hAnsi="Consolas" w:cs="宋体"/>
        </w:rPr>
        <w:t>界面层：</w:t>
      </w:r>
      <w:r w:rsidRPr="00A60279">
        <w:rPr>
          <w:rFonts w:ascii="Consolas" w:hAnsi="Consolas" w:cs="宋体"/>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9"/>
        <w:gridCol w:w="4557"/>
      </w:tblGrid>
      <w:tr w:rsidR="00B900F6" w:rsidRPr="00A60279" w14:paraId="151005A8" w14:textId="77777777" w:rsidTr="00B900F6">
        <w:tc>
          <w:tcPr>
            <w:tcW w:w="3794" w:type="dxa"/>
            <w:shd w:val="clear" w:color="auto" w:fill="auto"/>
          </w:tcPr>
          <w:p w14:paraId="029AB6D2" w14:textId="77777777" w:rsidR="00D9366D" w:rsidRPr="00A60279" w:rsidRDefault="00D9366D" w:rsidP="00A76F3F">
            <w:pPr>
              <w:spacing w:line="360" w:lineRule="auto"/>
              <w:jc w:val="center"/>
              <w:rPr>
                <w:rFonts w:ascii="Consolas" w:hAnsi="Consolas" w:cs="宋体"/>
              </w:rPr>
            </w:pPr>
            <w:r w:rsidRPr="00A60279">
              <w:rPr>
                <w:rFonts w:ascii="Consolas" w:hAnsi="Consolas" w:cs="宋体"/>
              </w:rPr>
              <w:t>名称</w:t>
            </w:r>
          </w:p>
        </w:tc>
        <w:tc>
          <w:tcPr>
            <w:tcW w:w="4728" w:type="dxa"/>
            <w:shd w:val="clear" w:color="auto" w:fill="auto"/>
          </w:tcPr>
          <w:p w14:paraId="046440A1" w14:textId="77777777" w:rsidR="00D9366D" w:rsidRPr="00A60279" w:rsidRDefault="00D9366D" w:rsidP="00A76F3F">
            <w:pPr>
              <w:spacing w:line="360" w:lineRule="auto"/>
              <w:jc w:val="center"/>
              <w:rPr>
                <w:rFonts w:ascii="Consolas" w:hAnsi="Consolas" w:cs="宋体"/>
              </w:rPr>
            </w:pPr>
            <w:r w:rsidRPr="00A60279">
              <w:rPr>
                <w:rFonts w:ascii="Consolas" w:hAnsi="Consolas" w:cs="宋体"/>
              </w:rPr>
              <w:t>描述</w:t>
            </w:r>
          </w:p>
        </w:tc>
      </w:tr>
      <w:tr w:rsidR="0085235C" w:rsidRPr="00A60279" w14:paraId="12644BE1" w14:textId="77777777" w:rsidTr="00B900F6">
        <w:tc>
          <w:tcPr>
            <w:tcW w:w="3794" w:type="dxa"/>
            <w:shd w:val="clear" w:color="auto" w:fill="auto"/>
          </w:tcPr>
          <w:p w14:paraId="22B5CC19" w14:textId="77777777" w:rsidR="0085235C" w:rsidRPr="00A60279" w:rsidRDefault="0085235C" w:rsidP="0085235C">
            <w:pPr>
              <w:spacing w:line="360" w:lineRule="auto"/>
              <w:rPr>
                <w:rFonts w:ascii="Consolas" w:hAnsi="Consolas" w:cs="宋体"/>
              </w:rPr>
            </w:pPr>
            <w:r>
              <w:rPr>
                <w:rFonts w:ascii="Consolas" w:hAnsi="Consolas" w:cs="宋体"/>
              </w:rPr>
              <w:t>signup.html</w:t>
            </w:r>
          </w:p>
        </w:tc>
        <w:tc>
          <w:tcPr>
            <w:tcW w:w="4728" w:type="dxa"/>
            <w:shd w:val="clear" w:color="auto" w:fill="auto"/>
          </w:tcPr>
          <w:p w14:paraId="3363B004" w14:textId="77777777" w:rsidR="0085235C" w:rsidRPr="00A60279" w:rsidRDefault="0085235C" w:rsidP="0085235C">
            <w:pPr>
              <w:spacing w:line="360" w:lineRule="auto"/>
              <w:rPr>
                <w:rFonts w:ascii="Consolas" w:hAnsi="Consolas" w:cs="宋体"/>
              </w:rPr>
            </w:pPr>
            <w:r>
              <w:rPr>
                <w:rFonts w:ascii="Consolas" w:hAnsi="Consolas" w:cs="宋体"/>
              </w:rPr>
              <w:t>注册</w:t>
            </w:r>
            <w:r>
              <w:rPr>
                <w:rFonts w:ascii="Consolas" w:hAnsi="Consolas" w:cs="宋体" w:hint="eastAsia"/>
              </w:rPr>
              <w:t>页面</w:t>
            </w:r>
          </w:p>
        </w:tc>
      </w:tr>
      <w:tr w:rsidR="0085235C" w:rsidRPr="00A60279" w14:paraId="33DEDCB4" w14:textId="77777777" w:rsidTr="00B900F6">
        <w:tc>
          <w:tcPr>
            <w:tcW w:w="3794" w:type="dxa"/>
            <w:shd w:val="clear" w:color="auto" w:fill="auto"/>
          </w:tcPr>
          <w:p w14:paraId="2CBFBE55" w14:textId="77777777" w:rsidR="0085235C" w:rsidRPr="00A60279" w:rsidRDefault="0085235C" w:rsidP="0085235C">
            <w:pPr>
              <w:spacing w:line="360" w:lineRule="auto"/>
              <w:rPr>
                <w:rFonts w:ascii="Consolas" w:hAnsi="Consolas" w:cs="宋体"/>
              </w:rPr>
            </w:pPr>
            <w:r>
              <w:rPr>
                <w:rFonts w:ascii="Consolas" w:hAnsi="Consolas" w:cs="宋体"/>
              </w:rPr>
              <w:t>signin.</w:t>
            </w:r>
            <w:r>
              <w:rPr>
                <w:rFonts w:ascii="Consolas" w:hAnsi="Consolas" w:cs="宋体" w:hint="eastAsia"/>
              </w:rPr>
              <w:t>html</w:t>
            </w:r>
          </w:p>
        </w:tc>
        <w:tc>
          <w:tcPr>
            <w:tcW w:w="4728" w:type="dxa"/>
            <w:shd w:val="clear" w:color="auto" w:fill="auto"/>
          </w:tcPr>
          <w:p w14:paraId="52F59EED" w14:textId="77777777" w:rsidR="0085235C" w:rsidRPr="00A60279" w:rsidRDefault="0085235C" w:rsidP="0085235C">
            <w:pPr>
              <w:spacing w:line="360" w:lineRule="auto"/>
              <w:rPr>
                <w:rFonts w:ascii="Consolas" w:hAnsi="Consolas" w:cs="宋体"/>
              </w:rPr>
            </w:pPr>
            <w:r>
              <w:rPr>
                <w:rFonts w:ascii="Consolas" w:hAnsi="Consolas" w:cs="宋体"/>
              </w:rPr>
              <w:t>登录</w:t>
            </w:r>
            <w:r>
              <w:rPr>
                <w:rFonts w:ascii="Consolas" w:hAnsi="Consolas" w:cs="宋体" w:hint="eastAsia"/>
              </w:rPr>
              <w:t>页面</w:t>
            </w:r>
          </w:p>
        </w:tc>
      </w:tr>
      <w:tr w:rsidR="0085235C" w:rsidRPr="00A60279" w14:paraId="6C4CE55B" w14:textId="77777777" w:rsidTr="00B900F6">
        <w:tc>
          <w:tcPr>
            <w:tcW w:w="3794" w:type="dxa"/>
            <w:shd w:val="clear" w:color="auto" w:fill="auto"/>
          </w:tcPr>
          <w:p w14:paraId="07C5A515" w14:textId="77777777" w:rsidR="0085235C" w:rsidRPr="00A60279" w:rsidRDefault="0085235C" w:rsidP="0085235C">
            <w:pPr>
              <w:spacing w:line="360" w:lineRule="auto"/>
              <w:rPr>
                <w:rFonts w:ascii="Consolas" w:hAnsi="Consolas" w:cs="宋体"/>
              </w:rPr>
            </w:pPr>
            <w:r>
              <w:rPr>
                <w:rFonts w:ascii="Consolas" w:hAnsi="Consolas" w:cs="宋体"/>
              </w:rPr>
              <w:t>f</w:t>
            </w:r>
            <w:r>
              <w:rPr>
                <w:rFonts w:ascii="Consolas" w:hAnsi="Consolas" w:cs="宋体" w:hint="eastAsia"/>
              </w:rPr>
              <w:t>orgetpassword.</w:t>
            </w:r>
            <w:r>
              <w:rPr>
                <w:rFonts w:ascii="Consolas" w:hAnsi="Consolas" w:cs="宋体"/>
              </w:rPr>
              <w:t>html</w:t>
            </w:r>
          </w:p>
        </w:tc>
        <w:tc>
          <w:tcPr>
            <w:tcW w:w="4728" w:type="dxa"/>
            <w:shd w:val="clear" w:color="auto" w:fill="auto"/>
          </w:tcPr>
          <w:p w14:paraId="445AD93D" w14:textId="77777777" w:rsidR="0085235C" w:rsidRPr="00A60279" w:rsidRDefault="0085235C" w:rsidP="0085235C">
            <w:pPr>
              <w:spacing w:line="360" w:lineRule="auto"/>
              <w:rPr>
                <w:rFonts w:ascii="Consolas" w:hAnsi="Consolas" w:cs="宋体"/>
                <w:color w:val="00B0F0"/>
              </w:rPr>
            </w:pPr>
            <w:r w:rsidRPr="00A60279">
              <w:rPr>
                <w:rFonts w:ascii="Consolas" w:hAnsi="Consolas" w:cs="宋体"/>
              </w:rPr>
              <w:t>密码找回</w:t>
            </w:r>
            <w:r>
              <w:rPr>
                <w:rFonts w:ascii="Consolas" w:hAnsi="Consolas" w:cs="宋体" w:hint="eastAsia"/>
              </w:rPr>
              <w:t>页</w:t>
            </w:r>
            <w:r w:rsidRPr="00A60279">
              <w:rPr>
                <w:rFonts w:ascii="Consolas" w:hAnsi="Consolas" w:cs="宋体"/>
              </w:rPr>
              <w:t>面</w:t>
            </w:r>
          </w:p>
        </w:tc>
      </w:tr>
      <w:tr w:rsidR="0085235C" w:rsidRPr="00A60279" w14:paraId="0990FC27" w14:textId="77777777" w:rsidTr="00B900F6">
        <w:tc>
          <w:tcPr>
            <w:tcW w:w="3794" w:type="dxa"/>
            <w:shd w:val="clear" w:color="auto" w:fill="auto"/>
          </w:tcPr>
          <w:p w14:paraId="5D07B8FC" w14:textId="77777777" w:rsidR="0085235C" w:rsidRPr="00A60279" w:rsidRDefault="0085235C" w:rsidP="0085235C">
            <w:pPr>
              <w:spacing w:line="360" w:lineRule="auto"/>
              <w:rPr>
                <w:rFonts w:ascii="Consolas" w:hAnsi="Consolas" w:cs="宋体"/>
              </w:rPr>
            </w:pPr>
            <w:r>
              <w:rPr>
                <w:rFonts w:ascii="Consolas" w:hAnsi="Consolas" w:cs="宋体"/>
              </w:rPr>
              <w:t>i</w:t>
            </w:r>
            <w:r>
              <w:rPr>
                <w:rFonts w:ascii="Consolas" w:hAnsi="Consolas" w:cs="宋体" w:hint="eastAsia"/>
              </w:rPr>
              <w:t>ndex.</w:t>
            </w:r>
            <w:r>
              <w:rPr>
                <w:rFonts w:ascii="Consolas" w:hAnsi="Consolas" w:cs="宋体"/>
              </w:rPr>
              <w:t>html</w:t>
            </w:r>
          </w:p>
        </w:tc>
        <w:tc>
          <w:tcPr>
            <w:tcW w:w="4728" w:type="dxa"/>
            <w:shd w:val="clear" w:color="auto" w:fill="auto"/>
          </w:tcPr>
          <w:p w14:paraId="0C508F2A" w14:textId="77777777" w:rsidR="0085235C" w:rsidRPr="00A60279" w:rsidRDefault="0085235C" w:rsidP="0085235C">
            <w:pPr>
              <w:spacing w:line="360" w:lineRule="auto"/>
              <w:rPr>
                <w:rFonts w:ascii="Consolas" w:hAnsi="Consolas" w:cs="宋体"/>
              </w:rPr>
            </w:pPr>
            <w:r>
              <w:rPr>
                <w:rFonts w:ascii="Consolas" w:hAnsi="Consolas" w:cs="宋体" w:hint="eastAsia"/>
              </w:rPr>
              <w:t>首页</w:t>
            </w:r>
          </w:p>
        </w:tc>
      </w:tr>
      <w:tr w:rsidR="0085235C" w:rsidRPr="00A60279" w14:paraId="1B406076" w14:textId="77777777" w:rsidTr="00B900F6">
        <w:tc>
          <w:tcPr>
            <w:tcW w:w="3794" w:type="dxa"/>
            <w:shd w:val="clear" w:color="auto" w:fill="auto"/>
          </w:tcPr>
          <w:p w14:paraId="1A2618FF" w14:textId="77777777" w:rsidR="0085235C" w:rsidRPr="00A60279" w:rsidRDefault="0085235C" w:rsidP="0085235C">
            <w:pPr>
              <w:spacing w:line="360" w:lineRule="auto"/>
              <w:rPr>
                <w:rFonts w:ascii="Consolas" w:hAnsi="Consolas" w:cs="宋体"/>
              </w:rPr>
            </w:pPr>
            <w:r>
              <w:rPr>
                <w:rFonts w:ascii="Consolas" w:hAnsi="Consolas" w:cs="宋体"/>
              </w:rPr>
              <w:lastRenderedPageBreak/>
              <w:t>resetpassword.html</w:t>
            </w:r>
          </w:p>
        </w:tc>
        <w:tc>
          <w:tcPr>
            <w:tcW w:w="4728" w:type="dxa"/>
            <w:shd w:val="clear" w:color="auto" w:fill="auto"/>
          </w:tcPr>
          <w:p w14:paraId="4299A449" w14:textId="77777777" w:rsidR="0085235C" w:rsidRPr="00A60279" w:rsidRDefault="0085235C" w:rsidP="0085235C">
            <w:pPr>
              <w:spacing w:line="360" w:lineRule="auto"/>
              <w:rPr>
                <w:rFonts w:ascii="Consolas" w:hAnsi="Consolas" w:cs="宋体"/>
              </w:rPr>
            </w:pPr>
            <w:r>
              <w:rPr>
                <w:rFonts w:ascii="Consolas" w:hAnsi="Consolas" w:cs="宋体" w:hint="eastAsia"/>
              </w:rPr>
              <w:t>修改用户密码页面</w:t>
            </w:r>
          </w:p>
        </w:tc>
      </w:tr>
      <w:tr w:rsidR="0085235C" w:rsidRPr="00A60279" w14:paraId="1A53B914" w14:textId="77777777" w:rsidTr="00E71B2C">
        <w:trPr>
          <w:trHeight w:val="70"/>
        </w:trPr>
        <w:tc>
          <w:tcPr>
            <w:tcW w:w="3794" w:type="dxa"/>
            <w:shd w:val="clear" w:color="auto" w:fill="auto"/>
          </w:tcPr>
          <w:p w14:paraId="0FC13D7A" w14:textId="77777777" w:rsidR="0085235C" w:rsidRPr="00A60279" w:rsidRDefault="0085235C" w:rsidP="0085235C">
            <w:pPr>
              <w:spacing w:line="360" w:lineRule="auto"/>
              <w:rPr>
                <w:rFonts w:ascii="Consolas" w:hAnsi="Consolas" w:cs="宋体"/>
              </w:rPr>
            </w:pPr>
            <w:r>
              <w:rPr>
                <w:rFonts w:ascii="Consolas" w:hAnsi="Consolas" w:cs="宋体"/>
              </w:rPr>
              <w:t>resetuserinfo.html</w:t>
            </w:r>
          </w:p>
        </w:tc>
        <w:tc>
          <w:tcPr>
            <w:tcW w:w="4728" w:type="dxa"/>
            <w:shd w:val="clear" w:color="auto" w:fill="auto"/>
          </w:tcPr>
          <w:p w14:paraId="0360240D" w14:textId="77777777" w:rsidR="0085235C" w:rsidRPr="00A60279" w:rsidRDefault="0085235C" w:rsidP="0085235C">
            <w:pPr>
              <w:spacing w:line="360" w:lineRule="auto"/>
              <w:rPr>
                <w:rFonts w:ascii="Consolas" w:hAnsi="Consolas" w:cs="宋体"/>
              </w:rPr>
            </w:pPr>
            <w:r>
              <w:rPr>
                <w:rFonts w:ascii="Consolas" w:hAnsi="Consolas" w:cs="宋体"/>
              </w:rPr>
              <w:t>修改用户</w:t>
            </w:r>
            <w:r>
              <w:rPr>
                <w:rFonts w:ascii="Consolas" w:hAnsi="Consolas" w:cs="宋体" w:hint="eastAsia"/>
              </w:rPr>
              <w:t>信息页面</w:t>
            </w:r>
          </w:p>
        </w:tc>
      </w:tr>
    </w:tbl>
    <w:p w14:paraId="18EFEA24" w14:textId="77777777" w:rsidR="000D07D4" w:rsidRPr="00A60279" w:rsidRDefault="000D07D4" w:rsidP="00A76F3F">
      <w:pPr>
        <w:spacing w:line="360" w:lineRule="auto"/>
        <w:rPr>
          <w:rFonts w:ascii="Consolas" w:hAnsi="Consolas" w:cs="宋体"/>
        </w:rPr>
      </w:pPr>
      <w:r w:rsidRPr="00A60279">
        <w:rPr>
          <w:rFonts w:ascii="Consolas" w:hAnsi="Consolas" w:cs="宋体"/>
        </w:rPr>
        <w:t>事务层：</w:t>
      </w:r>
      <w:r w:rsidR="00FC0840">
        <w:rPr>
          <w:rFonts w:ascii="Consolas" w:hAnsi="Consolas" w:cs="宋体" w:hint="eastAsia"/>
        </w:rPr>
        <w:t>user</w:t>
      </w:r>
      <w:r w:rsidR="00FC0840">
        <w:rPr>
          <w:rFonts w:ascii="Consolas" w:hAnsi="Consolas" w:cs="宋体"/>
        </w:rPr>
        <w:t xml:space="preserve">.py </w:t>
      </w:r>
      <w:r w:rsidR="00FC0840">
        <w:rPr>
          <w:rFonts w:ascii="Consolas" w:hAnsi="Consolas" w:cs="宋体" w:hint="eastAsia"/>
        </w:rPr>
        <w:t>用户</w:t>
      </w:r>
      <w:r w:rsidR="0099110A" w:rsidRPr="00A60279">
        <w:rPr>
          <w:rFonts w:ascii="Consolas" w:hAnsi="Consolas" w:cs="宋体"/>
        </w:rPr>
        <w:t>信息管理</w:t>
      </w:r>
      <w:r w:rsidR="00FC0840">
        <w:rPr>
          <w:rFonts w:ascii="Consolas" w:hAnsi="Consolas" w:cs="宋体" w:hint="eastAsia"/>
        </w:rPr>
        <w:t>类</w:t>
      </w:r>
    </w:p>
    <w:p w14:paraId="46F6318F" w14:textId="77777777" w:rsidR="000D07D4" w:rsidRPr="00A60279" w:rsidRDefault="000D07D4" w:rsidP="00A76F3F">
      <w:pPr>
        <w:spacing w:line="360" w:lineRule="auto"/>
        <w:rPr>
          <w:rFonts w:ascii="Consolas" w:hAnsi="Consolas" w:cs="宋体"/>
        </w:rPr>
      </w:pPr>
      <w:r w:rsidRPr="00A60279">
        <w:rPr>
          <w:rFonts w:ascii="Consolas" w:hAnsi="Consolas" w:cs="宋体"/>
        </w:rPr>
        <w:t>数据层：</w:t>
      </w:r>
      <w:r w:rsidR="00E13484" w:rsidRPr="00A60279">
        <w:rPr>
          <w:rFonts w:ascii="Consolas" w:hAnsi="Consolas" w:cs="宋体"/>
        </w:rPr>
        <w:t>u</w:t>
      </w:r>
      <w:r w:rsidRPr="00A60279">
        <w:rPr>
          <w:rFonts w:ascii="Consolas" w:hAnsi="Consolas" w:cs="宋体"/>
        </w:rPr>
        <w:t xml:space="preserve">ser.dat </w:t>
      </w:r>
      <w:r w:rsidR="00FC0840">
        <w:rPr>
          <w:rFonts w:ascii="Consolas" w:hAnsi="Consolas" w:cs="宋体" w:hint="eastAsia"/>
        </w:rPr>
        <w:t>用</w:t>
      </w:r>
      <w:r w:rsidRPr="00A60279">
        <w:rPr>
          <w:rFonts w:ascii="Consolas" w:hAnsi="Consolas" w:cs="宋体"/>
        </w:rPr>
        <w:t>户信息表</w:t>
      </w:r>
    </w:p>
    <w:p w14:paraId="6DD8038D" w14:textId="77777777" w:rsidR="0031296C" w:rsidRPr="00A60279" w:rsidRDefault="0031296C" w:rsidP="00A76F3F">
      <w:pPr>
        <w:spacing w:line="360" w:lineRule="auto"/>
        <w:rPr>
          <w:rFonts w:ascii="Consolas" w:hAnsi="Consolas" w:cs="宋体"/>
        </w:rPr>
      </w:pPr>
    </w:p>
    <w:p w14:paraId="130D38CD" w14:textId="77777777" w:rsidR="000D07D4" w:rsidRPr="00A60279" w:rsidRDefault="00EB4F1D" w:rsidP="00FC0840">
      <w:pPr>
        <w:spacing w:line="360" w:lineRule="auto"/>
        <w:rPr>
          <w:rFonts w:ascii="Consolas" w:hAnsi="Consolas" w:cs="宋体"/>
        </w:rPr>
      </w:pPr>
      <w:r>
        <w:rPr>
          <w:rFonts w:ascii="Consolas" w:hAnsi="Consolas" w:cs="宋体"/>
        </w:rPr>
        <w:t>3</w:t>
      </w:r>
      <w:r w:rsidR="00FC0840">
        <w:rPr>
          <w:rFonts w:ascii="Consolas" w:hAnsi="Consolas" w:cs="宋体" w:hint="eastAsia"/>
        </w:rPr>
        <w:t>．</w:t>
      </w:r>
      <w:r w:rsidR="000D07D4" w:rsidRPr="00A60279">
        <w:rPr>
          <w:rFonts w:ascii="Consolas" w:hAnsi="Consolas" w:cs="宋体"/>
        </w:rPr>
        <w:t>对</w:t>
      </w:r>
      <w:r w:rsidR="009C7CCE">
        <w:rPr>
          <w:rFonts w:ascii="Consolas" w:hAnsi="Consolas" w:cs="宋体" w:hint="eastAsia"/>
        </w:rPr>
        <w:t>F</w:t>
      </w:r>
      <w:r w:rsidR="009C7CCE">
        <w:rPr>
          <w:rFonts w:ascii="Consolas" w:hAnsi="Consolas" w:cs="宋体"/>
        </w:rPr>
        <w:t>ood</w:t>
      </w:r>
      <w:r w:rsidR="000D07D4" w:rsidRPr="00A60279">
        <w:rPr>
          <w:rFonts w:ascii="Consolas" w:hAnsi="Consolas" w:cs="宋体"/>
        </w:rPr>
        <w:t>类的三层划分</w:t>
      </w:r>
    </w:p>
    <w:p w14:paraId="7D48DE9F" w14:textId="77777777" w:rsidR="00D9366D" w:rsidRPr="00A60279" w:rsidRDefault="000D07D4" w:rsidP="00A76F3F">
      <w:pPr>
        <w:spacing w:line="360" w:lineRule="auto"/>
        <w:rPr>
          <w:rFonts w:ascii="Consolas" w:hAnsi="Consolas" w:cs="宋体"/>
        </w:rPr>
      </w:pPr>
      <w:r w:rsidRPr="00A60279">
        <w:rPr>
          <w:rFonts w:ascii="Consolas" w:hAnsi="Consolas" w:cs="宋体"/>
        </w:rPr>
        <w:t>界面层：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6"/>
        <w:gridCol w:w="4120"/>
      </w:tblGrid>
      <w:tr w:rsidR="00D9366D" w:rsidRPr="00A60279" w14:paraId="1D1D2F5A" w14:textId="77777777" w:rsidTr="00B900F6">
        <w:tc>
          <w:tcPr>
            <w:tcW w:w="4261" w:type="dxa"/>
            <w:shd w:val="clear" w:color="auto" w:fill="auto"/>
          </w:tcPr>
          <w:p w14:paraId="6F9164E8" w14:textId="77777777" w:rsidR="00D9366D" w:rsidRPr="00A60279" w:rsidRDefault="00D9366D" w:rsidP="00A76F3F">
            <w:pPr>
              <w:spacing w:line="360" w:lineRule="auto"/>
              <w:jc w:val="center"/>
              <w:rPr>
                <w:rFonts w:ascii="Consolas" w:hAnsi="Consolas" w:cs="宋体"/>
              </w:rPr>
            </w:pPr>
            <w:r w:rsidRPr="00A60279">
              <w:rPr>
                <w:rFonts w:ascii="Consolas" w:hAnsi="Consolas" w:cs="宋体"/>
              </w:rPr>
              <w:t>名称</w:t>
            </w:r>
          </w:p>
        </w:tc>
        <w:tc>
          <w:tcPr>
            <w:tcW w:w="4261" w:type="dxa"/>
            <w:shd w:val="clear" w:color="auto" w:fill="auto"/>
          </w:tcPr>
          <w:p w14:paraId="37D90EE5" w14:textId="77777777" w:rsidR="00D9366D" w:rsidRPr="00A60279" w:rsidRDefault="00D9366D" w:rsidP="00A76F3F">
            <w:pPr>
              <w:spacing w:line="360" w:lineRule="auto"/>
              <w:jc w:val="center"/>
              <w:rPr>
                <w:rFonts w:ascii="Consolas" w:hAnsi="Consolas" w:cs="宋体"/>
              </w:rPr>
            </w:pPr>
            <w:r w:rsidRPr="00A60279">
              <w:rPr>
                <w:rFonts w:ascii="Consolas" w:hAnsi="Consolas" w:cs="宋体"/>
              </w:rPr>
              <w:t>描述</w:t>
            </w:r>
          </w:p>
        </w:tc>
      </w:tr>
      <w:tr w:rsidR="00D9366D" w:rsidRPr="00A60279" w14:paraId="31CBD0E8" w14:textId="77777777" w:rsidTr="00B900F6">
        <w:tc>
          <w:tcPr>
            <w:tcW w:w="4261" w:type="dxa"/>
            <w:shd w:val="clear" w:color="auto" w:fill="auto"/>
          </w:tcPr>
          <w:p w14:paraId="03AE401A" w14:textId="77777777" w:rsidR="00D9366D" w:rsidRPr="00A60279" w:rsidRDefault="00FE4CE9" w:rsidP="00A76F3F">
            <w:pPr>
              <w:spacing w:line="360" w:lineRule="auto"/>
              <w:rPr>
                <w:rFonts w:ascii="Consolas" w:hAnsi="Consolas" w:cs="宋体"/>
              </w:rPr>
            </w:pPr>
            <w:r>
              <w:rPr>
                <w:rFonts w:ascii="Consolas" w:hAnsi="Consolas" w:cs="宋体" w:hint="eastAsia"/>
              </w:rPr>
              <w:t>se</w:t>
            </w:r>
            <w:r w:rsidR="00424FEF">
              <w:rPr>
                <w:rFonts w:ascii="Consolas" w:hAnsi="Consolas" w:cs="宋体"/>
              </w:rPr>
              <w:t>t</w:t>
            </w:r>
            <w:r>
              <w:rPr>
                <w:rFonts w:ascii="Consolas" w:hAnsi="Consolas" w:cs="宋体" w:hint="eastAsia"/>
              </w:rPr>
              <w:t>food</w:t>
            </w:r>
            <w:r w:rsidR="00424FEF">
              <w:rPr>
                <w:rFonts w:ascii="Consolas" w:hAnsi="Consolas" w:cs="宋体"/>
              </w:rPr>
              <w:t>.html</w:t>
            </w:r>
          </w:p>
        </w:tc>
        <w:tc>
          <w:tcPr>
            <w:tcW w:w="4261" w:type="dxa"/>
            <w:shd w:val="clear" w:color="auto" w:fill="auto"/>
          </w:tcPr>
          <w:p w14:paraId="4EDDE5F5" w14:textId="77777777" w:rsidR="00D9366D" w:rsidRPr="00A60279" w:rsidRDefault="00FE4CE9" w:rsidP="00A76F3F">
            <w:pPr>
              <w:spacing w:line="360" w:lineRule="auto"/>
              <w:rPr>
                <w:rFonts w:ascii="Consolas" w:hAnsi="Consolas" w:cs="宋体"/>
              </w:rPr>
            </w:pPr>
            <w:r>
              <w:rPr>
                <w:rFonts w:ascii="Consolas" w:hAnsi="Consolas" w:cs="宋体" w:hint="eastAsia"/>
              </w:rPr>
              <w:t>增加菜品</w:t>
            </w:r>
            <w:r w:rsidR="00424FEF">
              <w:rPr>
                <w:rFonts w:ascii="Consolas" w:hAnsi="Consolas" w:cs="宋体" w:hint="eastAsia"/>
              </w:rPr>
              <w:t>页面</w:t>
            </w:r>
          </w:p>
        </w:tc>
      </w:tr>
      <w:tr w:rsidR="00D9366D" w:rsidRPr="00A60279" w14:paraId="7A8BBDB9" w14:textId="77777777" w:rsidTr="00B900F6">
        <w:tc>
          <w:tcPr>
            <w:tcW w:w="4261" w:type="dxa"/>
            <w:shd w:val="clear" w:color="auto" w:fill="auto"/>
          </w:tcPr>
          <w:p w14:paraId="731A1325" w14:textId="77777777" w:rsidR="00D9366D" w:rsidRPr="00A60279" w:rsidRDefault="00424FEF" w:rsidP="00A76F3F">
            <w:pPr>
              <w:spacing w:line="360" w:lineRule="auto"/>
              <w:rPr>
                <w:rFonts w:ascii="Consolas" w:hAnsi="Consolas" w:cs="宋体"/>
              </w:rPr>
            </w:pPr>
            <w:r>
              <w:rPr>
                <w:rFonts w:ascii="Consolas" w:hAnsi="Consolas" w:cs="宋体"/>
              </w:rPr>
              <w:t>manage</w:t>
            </w:r>
            <w:r w:rsidR="00FE4CE9">
              <w:rPr>
                <w:rFonts w:ascii="Consolas" w:hAnsi="Consolas" w:cs="宋体" w:hint="eastAsia"/>
              </w:rPr>
              <w:t>food</w:t>
            </w:r>
            <w:r>
              <w:rPr>
                <w:rFonts w:ascii="Consolas" w:hAnsi="Consolas" w:cs="宋体"/>
              </w:rPr>
              <w:t>.html</w:t>
            </w:r>
          </w:p>
        </w:tc>
        <w:tc>
          <w:tcPr>
            <w:tcW w:w="4261" w:type="dxa"/>
            <w:shd w:val="clear" w:color="auto" w:fill="auto"/>
          </w:tcPr>
          <w:p w14:paraId="4A5D5B7E" w14:textId="77777777" w:rsidR="00D9366D" w:rsidRPr="00A60279" w:rsidRDefault="00424FEF" w:rsidP="00A76F3F">
            <w:pPr>
              <w:spacing w:line="360" w:lineRule="auto"/>
              <w:rPr>
                <w:rFonts w:ascii="Consolas" w:hAnsi="Consolas" w:cs="宋体"/>
              </w:rPr>
            </w:pPr>
            <w:r>
              <w:rPr>
                <w:rFonts w:ascii="Consolas" w:hAnsi="Consolas" w:cs="宋体" w:hint="eastAsia"/>
              </w:rPr>
              <w:t>管理</w:t>
            </w:r>
            <w:r w:rsidR="00FE4CE9">
              <w:rPr>
                <w:rFonts w:ascii="Consolas" w:hAnsi="Consolas" w:cs="宋体" w:hint="eastAsia"/>
              </w:rPr>
              <w:t>菜品</w:t>
            </w:r>
            <w:r>
              <w:rPr>
                <w:rFonts w:ascii="Consolas" w:hAnsi="Consolas" w:cs="宋体" w:hint="eastAsia"/>
              </w:rPr>
              <w:t>页面</w:t>
            </w:r>
          </w:p>
        </w:tc>
      </w:tr>
      <w:tr w:rsidR="00D9366D" w:rsidRPr="00A60279" w14:paraId="1559B589" w14:textId="77777777" w:rsidTr="00B900F6">
        <w:tc>
          <w:tcPr>
            <w:tcW w:w="4261" w:type="dxa"/>
            <w:shd w:val="clear" w:color="auto" w:fill="auto"/>
          </w:tcPr>
          <w:p w14:paraId="5DFA50F3" w14:textId="77777777" w:rsidR="00D9366D" w:rsidRPr="00A60279" w:rsidRDefault="00424FEF" w:rsidP="00A76F3F">
            <w:pPr>
              <w:spacing w:line="360" w:lineRule="auto"/>
              <w:rPr>
                <w:rFonts w:ascii="Consolas" w:hAnsi="Consolas" w:cs="宋体"/>
              </w:rPr>
            </w:pPr>
            <w:r>
              <w:rPr>
                <w:rFonts w:ascii="Consolas" w:hAnsi="Consolas" w:cs="宋体"/>
              </w:rPr>
              <w:t>edit</w:t>
            </w:r>
            <w:r w:rsidR="00FE4CE9">
              <w:rPr>
                <w:rFonts w:ascii="Consolas" w:hAnsi="Consolas" w:cs="宋体" w:hint="eastAsia"/>
              </w:rPr>
              <w:t>food</w:t>
            </w:r>
            <w:r>
              <w:rPr>
                <w:rFonts w:ascii="Consolas" w:hAnsi="Consolas" w:cs="宋体"/>
              </w:rPr>
              <w:t>.html</w:t>
            </w:r>
          </w:p>
        </w:tc>
        <w:tc>
          <w:tcPr>
            <w:tcW w:w="4261" w:type="dxa"/>
            <w:shd w:val="clear" w:color="auto" w:fill="auto"/>
          </w:tcPr>
          <w:p w14:paraId="67006619" w14:textId="77777777" w:rsidR="00D9366D" w:rsidRPr="00A60279" w:rsidRDefault="00424FEF" w:rsidP="00A76F3F">
            <w:pPr>
              <w:spacing w:line="360" w:lineRule="auto"/>
              <w:rPr>
                <w:rFonts w:ascii="Consolas" w:hAnsi="Consolas" w:cs="宋体"/>
              </w:rPr>
            </w:pPr>
            <w:r>
              <w:rPr>
                <w:rFonts w:ascii="Consolas" w:hAnsi="Consolas" w:cs="宋体" w:hint="eastAsia"/>
              </w:rPr>
              <w:t>编辑</w:t>
            </w:r>
            <w:r w:rsidR="00FE4CE9">
              <w:rPr>
                <w:rFonts w:ascii="Consolas" w:hAnsi="Consolas" w:cs="宋体" w:hint="eastAsia"/>
              </w:rPr>
              <w:t>菜品信息</w:t>
            </w:r>
            <w:r>
              <w:rPr>
                <w:rFonts w:ascii="Consolas" w:hAnsi="Consolas" w:cs="宋体" w:hint="eastAsia"/>
              </w:rPr>
              <w:t>页面</w:t>
            </w:r>
          </w:p>
        </w:tc>
      </w:tr>
      <w:tr w:rsidR="00D9366D" w:rsidRPr="00A60279" w14:paraId="72FAF5BF" w14:textId="77777777" w:rsidTr="00B900F6">
        <w:tc>
          <w:tcPr>
            <w:tcW w:w="4261" w:type="dxa"/>
            <w:shd w:val="clear" w:color="auto" w:fill="auto"/>
          </w:tcPr>
          <w:p w14:paraId="2D960430" w14:textId="77777777" w:rsidR="00D9366D" w:rsidRPr="00A60279" w:rsidRDefault="00424FEF" w:rsidP="00A76F3F">
            <w:pPr>
              <w:spacing w:line="360" w:lineRule="auto"/>
              <w:rPr>
                <w:rFonts w:ascii="Consolas" w:hAnsi="Consolas" w:cs="宋体"/>
              </w:rPr>
            </w:pPr>
            <w:r>
              <w:rPr>
                <w:rFonts w:ascii="Consolas" w:hAnsi="Consolas" w:cs="宋体"/>
              </w:rPr>
              <w:t>q</w:t>
            </w:r>
            <w:r>
              <w:rPr>
                <w:rFonts w:ascii="Consolas" w:hAnsi="Consolas" w:cs="宋体" w:hint="eastAsia"/>
              </w:rPr>
              <w:t>uery</w:t>
            </w:r>
            <w:r w:rsidR="00FE4CE9">
              <w:rPr>
                <w:rFonts w:ascii="Consolas" w:hAnsi="Consolas" w:cs="宋体" w:hint="eastAsia"/>
              </w:rPr>
              <w:t>food</w:t>
            </w:r>
            <w:r>
              <w:rPr>
                <w:rFonts w:ascii="Consolas" w:hAnsi="Consolas" w:cs="宋体"/>
              </w:rPr>
              <w:t>.html</w:t>
            </w:r>
          </w:p>
        </w:tc>
        <w:tc>
          <w:tcPr>
            <w:tcW w:w="4261" w:type="dxa"/>
            <w:shd w:val="clear" w:color="auto" w:fill="auto"/>
          </w:tcPr>
          <w:p w14:paraId="6F2B80D9" w14:textId="77777777" w:rsidR="00D9366D" w:rsidRPr="00A60279" w:rsidRDefault="00424FEF" w:rsidP="00A76F3F">
            <w:pPr>
              <w:spacing w:line="360" w:lineRule="auto"/>
              <w:rPr>
                <w:rFonts w:ascii="Consolas" w:hAnsi="Consolas" w:cs="宋体"/>
              </w:rPr>
            </w:pPr>
            <w:r>
              <w:rPr>
                <w:rFonts w:ascii="Consolas" w:hAnsi="Consolas" w:cs="宋体" w:hint="eastAsia"/>
              </w:rPr>
              <w:t>查询</w:t>
            </w:r>
            <w:r w:rsidR="00FE4CE9">
              <w:rPr>
                <w:rFonts w:ascii="Consolas" w:hAnsi="Consolas" w:cs="宋体" w:hint="eastAsia"/>
              </w:rPr>
              <w:t>菜品</w:t>
            </w:r>
            <w:r>
              <w:rPr>
                <w:rFonts w:ascii="Consolas" w:hAnsi="Consolas" w:cs="宋体" w:hint="eastAsia"/>
              </w:rPr>
              <w:t>页面</w:t>
            </w:r>
          </w:p>
        </w:tc>
      </w:tr>
      <w:tr w:rsidR="00D9366D" w:rsidRPr="00A60279" w14:paraId="10E7BD2D" w14:textId="77777777" w:rsidTr="00B900F6">
        <w:tc>
          <w:tcPr>
            <w:tcW w:w="4261" w:type="dxa"/>
            <w:shd w:val="clear" w:color="auto" w:fill="auto"/>
          </w:tcPr>
          <w:p w14:paraId="20B29667" w14:textId="77777777" w:rsidR="00D9366D" w:rsidRPr="00A60279" w:rsidRDefault="00FE4CE9" w:rsidP="00A76F3F">
            <w:pPr>
              <w:spacing w:line="360" w:lineRule="auto"/>
              <w:rPr>
                <w:rFonts w:ascii="Consolas" w:hAnsi="Consolas" w:cs="宋体"/>
              </w:rPr>
            </w:pPr>
            <w:r>
              <w:rPr>
                <w:rFonts w:ascii="Consolas" w:hAnsi="Consolas" w:cs="宋体" w:hint="eastAsia"/>
              </w:rPr>
              <w:t>food</w:t>
            </w:r>
            <w:r w:rsidR="00424FEF">
              <w:rPr>
                <w:rFonts w:ascii="Consolas" w:hAnsi="Consolas" w:cs="宋体"/>
              </w:rPr>
              <w:t>.html</w:t>
            </w:r>
          </w:p>
        </w:tc>
        <w:tc>
          <w:tcPr>
            <w:tcW w:w="4261" w:type="dxa"/>
            <w:shd w:val="clear" w:color="auto" w:fill="auto"/>
          </w:tcPr>
          <w:p w14:paraId="7E40A430" w14:textId="77777777" w:rsidR="00D9366D" w:rsidRPr="00A60279" w:rsidRDefault="00424FEF" w:rsidP="00A76F3F">
            <w:pPr>
              <w:spacing w:line="360" w:lineRule="auto"/>
              <w:rPr>
                <w:rFonts w:ascii="Consolas" w:hAnsi="Consolas" w:cs="宋体"/>
              </w:rPr>
            </w:pPr>
            <w:r>
              <w:rPr>
                <w:rFonts w:ascii="Consolas" w:hAnsi="Consolas" w:cs="宋体" w:hint="eastAsia"/>
              </w:rPr>
              <w:t>展示</w:t>
            </w:r>
            <w:r w:rsidR="00FE4CE9">
              <w:rPr>
                <w:rFonts w:ascii="Consolas" w:hAnsi="Consolas" w:cs="宋体" w:hint="eastAsia"/>
              </w:rPr>
              <w:t>菜品</w:t>
            </w:r>
            <w:r>
              <w:rPr>
                <w:rFonts w:ascii="Consolas" w:hAnsi="Consolas" w:cs="宋体" w:hint="eastAsia"/>
              </w:rPr>
              <w:t>页面</w:t>
            </w:r>
          </w:p>
        </w:tc>
      </w:tr>
    </w:tbl>
    <w:p w14:paraId="25512504" w14:textId="77777777" w:rsidR="000D07D4" w:rsidRPr="00A60279" w:rsidRDefault="000D07D4" w:rsidP="00A76F3F">
      <w:pPr>
        <w:spacing w:line="360" w:lineRule="auto"/>
        <w:rPr>
          <w:rFonts w:ascii="Consolas" w:hAnsi="Consolas" w:cs="宋体"/>
        </w:rPr>
      </w:pPr>
      <w:r w:rsidRPr="00A60279">
        <w:rPr>
          <w:rFonts w:ascii="Consolas" w:hAnsi="Consolas" w:cs="宋体"/>
        </w:rPr>
        <w:t>事务层：</w:t>
      </w:r>
      <w:r w:rsidR="00FE4CE9">
        <w:rPr>
          <w:rFonts w:ascii="Consolas" w:hAnsi="Consolas" w:cs="宋体" w:hint="eastAsia"/>
        </w:rPr>
        <w:t>food</w:t>
      </w:r>
      <w:r w:rsidR="00FC0840">
        <w:rPr>
          <w:rFonts w:ascii="Consolas" w:hAnsi="Consolas" w:cs="宋体"/>
        </w:rPr>
        <w:t xml:space="preserve">.py </w:t>
      </w:r>
      <w:r w:rsidR="009C7CCE">
        <w:rPr>
          <w:rFonts w:ascii="Consolas" w:hAnsi="Consolas" w:cs="宋体" w:hint="eastAsia"/>
        </w:rPr>
        <w:t>菜品</w:t>
      </w:r>
      <w:r w:rsidR="00FC0840">
        <w:rPr>
          <w:rFonts w:ascii="Consolas" w:hAnsi="Consolas" w:cs="宋体" w:hint="eastAsia"/>
        </w:rPr>
        <w:t>管理类</w:t>
      </w:r>
    </w:p>
    <w:p w14:paraId="3505D0BD" w14:textId="77777777" w:rsidR="002951D4" w:rsidRPr="00A60279" w:rsidRDefault="000D07D4" w:rsidP="00A76F3F">
      <w:pPr>
        <w:spacing w:line="360" w:lineRule="auto"/>
        <w:rPr>
          <w:rFonts w:ascii="Consolas" w:hAnsi="Consolas" w:cs="宋体"/>
        </w:rPr>
      </w:pPr>
      <w:r w:rsidRPr="00A60279">
        <w:rPr>
          <w:rFonts w:ascii="Consolas" w:hAnsi="Consolas" w:cs="宋体"/>
        </w:rPr>
        <w:t>数据层：</w:t>
      </w:r>
      <w:r w:rsidR="00FE4CE9">
        <w:rPr>
          <w:rFonts w:ascii="Consolas" w:hAnsi="Consolas" w:cs="宋体" w:hint="eastAsia"/>
        </w:rPr>
        <w:t>food</w:t>
      </w:r>
      <w:r w:rsidR="00FC0840">
        <w:rPr>
          <w:rFonts w:ascii="Consolas" w:hAnsi="Consolas" w:cs="宋体"/>
        </w:rPr>
        <w:t xml:space="preserve">.dat </w:t>
      </w:r>
      <w:r w:rsidR="009C7CCE">
        <w:rPr>
          <w:rFonts w:ascii="Consolas" w:hAnsi="Consolas" w:cs="宋体" w:hint="eastAsia"/>
        </w:rPr>
        <w:t>菜品</w:t>
      </w:r>
      <w:r w:rsidR="00FC0840">
        <w:rPr>
          <w:rFonts w:ascii="Consolas" w:hAnsi="Consolas" w:cs="宋体" w:hint="eastAsia"/>
        </w:rPr>
        <w:t>信息表</w:t>
      </w:r>
    </w:p>
    <w:p w14:paraId="3B25A4AC" w14:textId="77777777" w:rsidR="002951D4" w:rsidRPr="00A60279" w:rsidRDefault="002951D4" w:rsidP="00A76F3F">
      <w:pPr>
        <w:spacing w:line="360" w:lineRule="auto"/>
        <w:rPr>
          <w:rFonts w:ascii="Consolas" w:hAnsi="Consolas" w:cs="宋体"/>
        </w:rPr>
      </w:pPr>
    </w:p>
    <w:p w14:paraId="2E2B354D" w14:textId="77777777" w:rsidR="00AD6B2A" w:rsidRPr="00A60279" w:rsidRDefault="00EB4F1D" w:rsidP="00FC0840">
      <w:pPr>
        <w:spacing w:line="360" w:lineRule="auto"/>
        <w:rPr>
          <w:rFonts w:ascii="Consolas" w:hAnsi="Consolas" w:cs="宋体"/>
        </w:rPr>
      </w:pPr>
      <w:r>
        <w:rPr>
          <w:rFonts w:ascii="Consolas" w:hAnsi="Consolas" w:cs="宋体"/>
        </w:rPr>
        <w:t>4</w:t>
      </w:r>
      <w:r w:rsidR="00FC0840">
        <w:rPr>
          <w:rFonts w:ascii="Consolas" w:hAnsi="Consolas" w:cs="宋体"/>
        </w:rPr>
        <w:t>.</w:t>
      </w:r>
      <w:r w:rsidR="00AD6B2A" w:rsidRPr="00A60279">
        <w:rPr>
          <w:rFonts w:ascii="Consolas" w:hAnsi="Consolas" w:cs="宋体"/>
        </w:rPr>
        <w:t>对</w:t>
      </w:r>
      <w:r w:rsidR="00FC0840">
        <w:rPr>
          <w:rFonts w:ascii="Consolas" w:hAnsi="Consolas" w:cs="宋体" w:hint="eastAsia"/>
        </w:rPr>
        <w:t>Comment</w:t>
      </w:r>
      <w:r w:rsidR="00AD6B2A" w:rsidRPr="00A60279">
        <w:rPr>
          <w:rFonts w:ascii="Consolas" w:hAnsi="Consolas" w:cs="宋体"/>
        </w:rPr>
        <w:t>类的三层划分</w:t>
      </w:r>
    </w:p>
    <w:p w14:paraId="4AA88425" w14:textId="77777777" w:rsidR="00957040" w:rsidRPr="00A60279" w:rsidRDefault="00AD6B2A" w:rsidP="00A76F3F">
      <w:pPr>
        <w:spacing w:line="360" w:lineRule="auto"/>
        <w:rPr>
          <w:rFonts w:ascii="Consolas" w:hAnsi="Consolas" w:cs="宋体"/>
        </w:rPr>
      </w:pPr>
      <w:r w:rsidRPr="00A60279">
        <w:rPr>
          <w:rFonts w:ascii="Consolas" w:hAnsi="Consolas" w:cs="宋体"/>
        </w:rPr>
        <w:t>界面层：</w:t>
      </w:r>
      <w:r w:rsidRPr="00A60279">
        <w:rPr>
          <w:rFonts w:ascii="Consolas" w:hAnsi="Consolas" w:cs="宋体"/>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4"/>
        <w:gridCol w:w="4112"/>
      </w:tblGrid>
      <w:tr w:rsidR="00957040" w:rsidRPr="00A60279" w14:paraId="05B25B43" w14:textId="77777777" w:rsidTr="00B900F6">
        <w:tc>
          <w:tcPr>
            <w:tcW w:w="4261" w:type="dxa"/>
            <w:shd w:val="clear" w:color="auto" w:fill="auto"/>
          </w:tcPr>
          <w:p w14:paraId="3DE2499F" w14:textId="77777777" w:rsidR="00957040" w:rsidRPr="00A60279" w:rsidRDefault="00957040" w:rsidP="00A76F3F">
            <w:pPr>
              <w:spacing w:line="360" w:lineRule="auto"/>
              <w:jc w:val="center"/>
              <w:rPr>
                <w:rFonts w:ascii="Consolas" w:hAnsi="Consolas" w:cs="宋体"/>
              </w:rPr>
            </w:pPr>
            <w:r w:rsidRPr="00A60279">
              <w:rPr>
                <w:rFonts w:ascii="Consolas" w:hAnsi="Consolas" w:cs="宋体"/>
              </w:rPr>
              <w:t>名称</w:t>
            </w:r>
          </w:p>
        </w:tc>
        <w:tc>
          <w:tcPr>
            <w:tcW w:w="4261" w:type="dxa"/>
            <w:shd w:val="clear" w:color="auto" w:fill="auto"/>
          </w:tcPr>
          <w:p w14:paraId="2D2F2BDC" w14:textId="77777777" w:rsidR="00957040" w:rsidRPr="00A60279" w:rsidRDefault="00957040" w:rsidP="00A76F3F">
            <w:pPr>
              <w:spacing w:line="360" w:lineRule="auto"/>
              <w:jc w:val="center"/>
              <w:rPr>
                <w:rFonts w:ascii="Consolas" w:hAnsi="Consolas" w:cs="宋体"/>
              </w:rPr>
            </w:pPr>
            <w:r w:rsidRPr="00A60279">
              <w:rPr>
                <w:rFonts w:ascii="Consolas" w:hAnsi="Consolas" w:cs="宋体"/>
              </w:rPr>
              <w:t>描述</w:t>
            </w:r>
          </w:p>
        </w:tc>
      </w:tr>
      <w:tr w:rsidR="00957040" w:rsidRPr="00A60279" w14:paraId="3CECDD37" w14:textId="77777777" w:rsidTr="00B900F6">
        <w:tc>
          <w:tcPr>
            <w:tcW w:w="4261" w:type="dxa"/>
            <w:shd w:val="clear" w:color="auto" w:fill="auto"/>
          </w:tcPr>
          <w:p w14:paraId="2663BFA1" w14:textId="77777777" w:rsidR="00957040" w:rsidRPr="00A60279" w:rsidRDefault="00424FEF" w:rsidP="00A76F3F">
            <w:pPr>
              <w:spacing w:line="360" w:lineRule="auto"/>
              <w:rPr>
                <w:rFonts w:ascii="Consolas" w:hAnsi="Consolas" w:cs="宋体"/>
              </w:rPr>
            </w:pPr>
            <w:r>
              <w:rPr>
                <w:rFonts w:ascii="Consolas" w:hAnsi="Consolas" w:cs="宋体"/>
              </w:rPr>
              <w:t>createcomment.html</w:t>
            </w:r>
          </w:p>
        </w:tc>
        <w:tc>
          <w:tcPr>
            <w:tcW w:w="4261" w:type="dxa"/>
            <w:shd w:val="clear" w:color="auto" w:fill="auto"/>
          </w:tcPr>
          <w:p w14:paraId="5BBB565C" w14:textId="77777777" w:rsidR="00957040" w:rsidRPr="00A60279" w:rsidRDefault="00424FEF" w:rsidP="00A76F3F">
            <w:pPr>
              <w:spacing w:line="360" w:lineRule="auto"/>
              <w:rPr>
                <w:rFonts w:ascii="Consolas" w:hAnsi="Consolas" w:cs="宋体"/>
              </w:rPr>
            </w:pPr>
            <w:r>
              <w:rPr>
                <w:rFonts w:ascii="Consolas" w:hAnsi="Consolas" w:cs="宋体" w:hint="eastAsia"/>
              </w:rPr>
              <w:t>新增评论页面</w:t>
            </w:r>
          </w:p>
        </w:tc>
      </w:tr>
      <w:tr w:rsidR="00957040" w:rsidRPr="00A60279" w14:paraId="32EA0EF6" w14:textId="77777777" w:rsidTr="00B900F6">
        <w:tc>
          <w:tcPr>
            <w:tcW w:w="4261" w:type="dxa"/>
            <w:shd w:val="clear" w:color="auto" w:fill="auto"/>
          </w:tcPr>
          <w:p w14:paraId="65EF5FFE" w14:textId="77777777" w:rsidR="00957040" w:rsidRPr="00A60279" w:rsidRDefault="00424FEF" w:rsidP="00A76F3F">
            <w:pPr>
              <w:spacing w:line="360" w:lineRule="auto"/>
              <w:rPr>
                <w:rFonts w:ascii="Consolas" w:hAnsi="Consolas" w:cs="宋体"/>
              </w:rPr>
            </w:pPr>
            <w:r>
              <w:rPr>
                <w:rFonts w:ascii="Consolas" w:hAnsi="Consolas" w:cs="宋体"/>
              </w:rPr>
              <w:t>m</w:t>
            </w:r>
            <w:r>
              <w:rPr>
                <w:rFonts w:ascii="Consolas" w:hAnsi="Consolas" w:cs="宋体" w:hint="eastAsia"/>
              </w:rPr>
              <w:t>anagecomment.html</w:t>
            </w:r>
          </w:p>
        </w:tc>
        <w:tc>
          <w:tcPr>
            <w:tcW w:w="4261" w:type="dxa"/>
            <w:shd w:val="clear" w:color="auto" w:fill="auto"/>
          </w:tcPr>
          <w:p w14:paraId="2B428B63" w14:textId="77777777" w:rsidR="00957040" w:rsidRPr="00A60279" w:rsidRDefault="00424FEF" w:rsidP="00A76F3F">
            <w:pPr>
              <w:spacing w:line="360" w:lineRule="auto"/>
              <w:rPr>
                <w:rFonts w:ascii="Consolas" w:hAnsi="Consolas" w:cs="宋体"/>
              </w:rPr>
            </w:pPr>
            <w:r>
              <w:rPr>
                <w:rFonts w:ascii="Consolas" w:hAnsi="Consolas" w:cs="宋体" w:hint="eastAsia"/>
              </w:rPr>
              <w:t>评论管理页面</w:t>
            </w:r>
          </w:p>
        </w:tc>
      </w:tr>
      <w:tr w:rsidR="00424FEF" w:rsidRPr="00A60279" w14:paraId="0B69EF74" w14:textId="77777777" w:rsidTr="00B900F6">
        <w:tc>
          <w:tcPr>
            <w:tcW w:w="4261" w:type="dxa"/>
            <w:shd w:val="clear" w:color="auto" w:fill="auto"/>
          </w:tcPr>
          <w:p w14:paraId="584CBD78" w14:textId="77777777" w:rsidR="00424FEF" w:rsidRDefault="00424FEF" w:rsidP="00A76F3F">
            <w:pPr>
              <w:spacing w:line="360" w:lineRule="auto"/>
              <w:rPr>
                <w:rFonts w:ascii="Consolas" w:hAnsi="Consolas" w:cs="宋体"/>
              </w:rPr>
            </w:pPr>
            <w:r>
              <w:rPr>
                <w:rFonts w:ascii="Consolas" w:hAnsi="Consolas" w:cs="宋体"/>
              </w:rPr>
              <w:t>c</w:t>
            </w:r>
            <w:r>
              <w:rPr>
                <w:rFonts w:ascii="Consolas" w:hAnsi="Consolas" w:cs="宋体" w:hint="eastAsia"/>
              </w:rPr>
              <w:t>omment</w:t>
            </w:r>
            <w:r>
              <w:rPr>
                <w:rFonts w:ascii="Consolas" w:hAnsi="Consolas" w:cs="宋体"/>
              </w:rPr>
              <w:t>.html</w:t>
            </w:r>
          </w:p>
        </w:tc>
        <w:tc>
          <w:tcPr>
            <w:tcW w:w="4261" w:type="dxa"/>
            <w:shd w:val="clear" w:color="auto" w:fill="auto"/>
          </w:tcPr>
          <w:p w14:paraId="130D9716" w14:textId="77777777" w:rsidR="00424FEF" w:rsidRPr="00A60279" w:rsidRDefault="00424FEF" w:rsidP="00A76F3F">
            <w:pPr>
              <w:spacing w:line="360" w:lineRule="auto"/>
              <w:rPr>
                <w:rFonts w:ascii="Consolas" w:hAnsi="Consolas" w:cs="宋体"/>
              </w:rPr>
            </w:pPr>
            <w:r>
              <w:rPr>
                <w:rFonts w:ascii="Consolas" w:hAnsi="Consolas" w:cs="宋体" w:hint="eastAsia"/>
              </w:rPr>
              <w:t>评论展示页面</w:t>
            </w:r>
          </w:p>
        </w:tc>
      </w:tr>
    </w:tbl>
    <w:p w14:paraId="7A13DB0D" w14:textId="77777777" w:rsidR="00AD6B2A" w:rsidRPr="00A60279" w:rsidRDefault="00AD6B2A" w:rsidP="00A76F3F">
      <w:pPr>
        <w:spacing w:line="360" w:lineRule="auto"/>
        <w:rPr>
          <w:rFonts w:ascii="Consolas" w:hAnsi="Consolas" w:cs="宋体"/>
        </w:rPr>
      </w:pPr>
      <w:r w:rsidRPr="00A60279">
        <w:rPr>
          <w:rFonts w:ascii="Consolas" w:hAnsi="Consolas" w:cs="宋体"/>
        </w:rPr>
        <w:t>事务层：</w:t>
      </w:r>
      <w:r w:rsidR="00FC0840">
        <w:rPr>
          <w:rFonts w:ascii="Consolas" w:hAnsi="Consolas" w:cs="宋体" w:hint="eastAsia"/>
        </w:rPr>
        <w:t>comment</w:t>
      </w:r>
      <w:r w:rsidR="00FC0840">
        <w:rPr>
          <w:rFonts w:ascii="Consolas" w:hAnsi="Consolas" w:cs="宋体"/>
        </w:rPr>
        <w:t>.py</w:t>
      </w:r>
      <w:r w:rsidRPr="00A60279">
        <w:rPr>
          <w:rFonts w:ascii="Consolas" w:hAnsi="Consolas" w:cs="宋体"/>
        </w:rPr>
        <w:t xml:space="preserve"> </w:t>
      </w:r>
      <w:r w:rsidR="00FC0840">
        <w:rPr>
          <w:rFonts w:ascii="Consolas" w:hAnsi="Consolas" w:cs="宋体" w:hint="eastAsia"/>
        </w:rPr>
        <w:t>评论管理</w:t>
      </w:r>
      <w:r w:rsidRPr="00A60279">
        <w:rPr>
          <w:rFonts w:ascii="Consolas" w:hAnsi="Consolas" w:cs="宋体"/>
        </w:rPr>
        <w:t>类</w:t>
      </w:r>
    </w:p>
    <w:p w14:paraId="66C77E7A" w14:textId="77777777" w:rsidR="00AD6B2A" w:rsidRPr="00A60279" w:rsidRDefault="00AD6B2A" w:rsidP="00A76F3F">
      <w:pPr>
        <w:spacing w:line="360" w:lineRule="auto"/>
        <w:rPr>
          <w:rFonts w:ascii="Consolas" w:hAnsi="Consolas" w:cs="宋体"/>
        </w:rPr>
      </w:pPr>
      <w:r w:rsidRPr="00A60279">
        <w:rPr>
          <w:rFonts w:ascii="Consolas" w:hAnsi="Consolas" w:cs="宋体"/>
        </w:rPr>
        <w:t>数据层：</w:t>
      </w:r>
      <w:r w:rsidR="00FC0840">
        <w:rPr>
          <w:rFonts w:ascii="Consolas" w:hAnsi="Consolas" w:cs="宋体" w:hint="eastAsia"/>
        </w:rPr>
        <w:t>comment</w:t>
      </w:r>
      <w:r w:rsidR="00FC0840">
        <w:rPr>
          <w:rFonts w:ascii="Consolas" w:hAnsi="Consolas" w:cs="宋体"/>
        </w:rPr>
        <w:t xml:space="preserve">.dat </w:t>
      </w:r>
      <w:r w:rsidR="00FC0840">
        <w:rPr>
          <w:rFonts w:ascii="Consolas" w:hAnsi="Consolas" w:cs="宋体" w:hint="eastAsia"/>
        </w:rPr>
        <w:t>评论信息表</w:t>
      </w:r>
    </w:p>
    <w:p w14:paraId="0E4BF8CC" w14:textId="77777777" w:rsidR="0031296C" w:rsidRPr="00A60279" w:rsidRDefault="0031296C" w:rsidP="00A76F3F">
      <w:pPr>
        <w:spacing w:line="360" w:lineRule="auto"/>
        <w:rPr>
          <w:rFonts w:ascii="Consolas" w:hAnsi="Consolas" w:cs="宋体"/>
        </w:rPr>
      </w:pPr>
    </w:p>
    <w:p w14:paraId="139461DC" w14:textId="77777777" w:rsidR="00A3273A" w:rsidRPr="00A60279" w:rsidRDefault="00A3273A" w:rsidP="00A3273A">
      <w:pPr>
        <w:spacing w:line="360" w:lineRule="auto"/>
        <w:rPr>
          <w:rFonts w:ascii="Consolas" w:hAnsi="Consolas" w:cs="宋体"/>
        </w:rPr>
      </w:pPr>
      <w:r>
        <w:rPr>
          <w:rFonts w:ascii="Consolas" w:hAnsi="Consolas" w:cs="宋体"/>
        </w:rPr>
        <w:t>5.</w:t>
      </w:r>
      <w:r w:rsidRPr="00A60279">
        <w:rPr>
          <w:rFonts w:ascii="Consolas" w:hAnsi="Consolas" w:cs="宋体"/>
        </w:rPr>
        <w:t>对</w:t>
      </w:r>
      <w:proofErr w:type="spellStart"/>
      <w:r>
        <w:rPr>
          <w:rFonts w:ascii="Consolas" w:hAnsi="Consolas" w:cs="宋体" w:hint="eastAsia"/>
        </w:rPr>
        <w:t>BulletinBoard</w:t>
      </w:r>
      <w:proofErr w:type="spellEnd"/>
      <w:r w:rsidRPr="00A60279">
        <w:rPr>
          <w:rFonts w:ascii="Consolas" w:hAnsi="Consolas" w:cs="宋体" w:hint="eastAsia"/>
        </w:rPr>
        <w:t>类</w:t>
      </w:r>
      <w:r w:rsidRPr="00A60279">
        <w:rPr>
          <w:rFonts w:ascii="Consolas" w:hAnsi="Consolas" w:cs="宋体"/>
        </w:rPr>
        <w:t>的三层划分</w:t>
      </w:r>
    </w:p>
    <w:p w14:paraId="3E7AEDCB" w14:textId="77777777" w:rsidR="00A3273A" w:rsidRPr="00A60279" w:rsidRDefault="00A3273A" w:rsidP="00A3273A">
      <w:pPr>
        <w:spacing w:line="360" w:lineRule="auto"/>
        <w:rPr>
          <w:rFonts w:ascii="Consolas" w:hAnsi="Consolas" w:cs="宋体"/>
        </w:rPr>
      </w:pPr>
      <w:r w:rsidRPr="00A60279">
        <w:rPr>
          <w:rFonts w:ascii="Consolas" w:hAnsi="Consolas" w:cs="宋体"/>
        </w:rPr>
        <w:t>界面层：</w:t>
      </w:r>
      <w:r w:rsidRPr="00A60279">
        <w:rPr>
          <w:rFonts w:ascii="Consolas" w:hAnsi="Consolas" w:cs="宋体"/>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05"/>
        <w:gridCol w:w="4091"/>
      </w:tblGrid>
      <w:tr w:rsidR="00A3273A" w:rsidRPr="00A60279" w14:paraId="55AC0431" w14:textId="77777777" w:rsidTr="00C01A76">
        <w:tc>
          <w:tcPr>
            <w:tcW w:w="4261" w:type="dxa"/>
            <w:shd w:val="clear" w:color="auto" w:fill="auto"/>
          </w:tcPr>
          <w:p w14:paraId="0D01596B" w14:textId="77777777" w:rsidR="00A3273A" w:rsidRPr="00A60279" w:rsidRDefault="00A3273A" w:rsidP="00C01A76">
            <w:pPr>
              <w:spacing w:line="360" w:lineRule="auto"/>
              <w:jc w:val="center"/>
              <w:rPr>
                <w:rFonts w:ascii="Consolas" w:hAnsi="Consolas" w:cs="宋体"/>
              </w:rPr>
            </w:pPr>
            <w:r w:rsidRPr="00A60279">
              <w:rPr>
                <w:rFonts w:ascii="Consolas" w:hAnsi="Consolas" w:cs="宋体"/>
              </w:rPr>
              <w:t>名称</w:t>
            </w:r>
          </w:p>
        </w:tc>
        <w:tc>
          <w:tcPr>
            <w:tcW w:w="4261" w:type="dxa"/>
            <w:shd w:val="clear" w:color="auto" w:fill="auto"/>
          </w:tcPr>
          <w:p w14:paraId="07D01B17" w14:textId="77777777" w:rsidR="00A3273A" w:rsidRPr="00A60279" w:rsidRDefault="00A3273A" w:rsidP="00C01A76">
            <w:pPr>
              <w:spacing w:line="360" w:lineRule="auto"/>
              <w:jc w:val="center"/>
              <w:rPr>
                <w:rFonts w:ascii="Consolas" w:hAnsi="Consolas" w:cs="宋体"/>
              </w:rPr>
            </w:pPr>
            <w:r w:rsidRPr="00A60279">
              <w:rPr>
                <w:rFonts w:ascii="Consolas" w:hAnsi="Consolas" w:cs="宋体"/>
              </w:rPr>
              <w:t>描述</w:t>
            </w:r>
          </w:p>
        </w:tc>
      </w:tr>
      <w:tr w:rsidR="00A3273A" w:rsidRPr="00A60279" w14:paraId="457AA554" w14:textId="77777777" w:rsidTr="00C01A76">
        <w:tc>
          <w:tcPr>
            <w:tcW w:w="4261" w:type="dxa"/>
            <w:shd w:val="clear" w:color="auto" w:fill="auto"/>
          </w:tcPr>
          <w:p w14:paraId="4329A68A" w14:textId="77777777" w:rsidR="00A3273A" w:rsidRPr="00A60279" w:rsidRDefault="00A3273A" w:rsidP="00C01A76">
            <w:pPr>
              <w:spacing w:line="360" w:lineRule="auto"/>
              <w:rPr>
                <w:rFonts w:ascii="Consolas" w:hAnsi="Consolas" w:cs="宋体"/>
              </w:rPr>
            </w:pPr>
            <w:r>
              <w:rPr>
                <w:rFonts w:ascii="Consolas" w:hAnsi="Consolas" w:cs="宋体"/>
              </w:rPr>
              <w:t>create</w:t>
            </w:r>
            <w:r>
              <w:rPr>
                <w:rFonts w:ascii="Consolas" w:hAnsi="Consolas" w:cs="宋体" w:hint="eastAsia"/>
              </w:rPr>
              <w:t>BulletinBoard</w:t>
            </w:r>
            <w:r>
              <w:rPr>
                <w:rFonts w:ascii="Consolas" w:hAnsi="Consolas" w:cs="宋体"/>
              </w:rPr>
              <w:t>.html</w:t>
            </w:r>
          </w:p>
        </w:tc>
        <w:tc>
          <w:tcPr>
            <w:tcW w:w="4261" w:type="dxa"/>
            <w:shd w:val="clear" w:color="auto" w:fill="auto"/>
          </w:tcPr>
          <w:p w14:paraId="2FE6D4B3" w14:textId="77777777" w:rsidR="00A3273A" w:rsidRPr="00A60279" w:rsidRDefault="00A3273A" w:rsidP="00C01A76">
            <w:pPr>
              <w:spacing w:line="360" w:lineRule="auto"/>
              <w:rPr>
                <w:rFonts w:ascii="Consolas" w:hAnsi="Consolas" w:cs="宋体"/>
              </w:rPr>
            </w:pPr>
            <w:r>
              <w:rPr>
                <w:rFonts w:ascii="Consolas" w:hAnsi="Consolas" w:cs="宋体" w:hint="eastAsia"/>
              </w:rPr>
              <w:t>新增公告页面</w:t>
            </w:r>
          </w:p>
        </w:tc>
      </w:tr>
      <w:tr w:rsidR="00A3273A" w:rsidRPr="00A60279" w14:paraId="3ED1E0B6" w14:textId="77777777" w:rsidTr="00C01A76">
        <w:tc>
          <w:tcPr>
            <w:tcW w:w="4261" w:type="dxa"/>
            <w:shd w:val="clear" w:color="auto" w:fill="auto"/>
          </w:tcPr>
          <w:p w14:paraId="0D255A3D" w14:textId="77777777" w:rsidR="00A3273A" w:rsidRPr="00A60279" w:rsidRDefault="00A3273A" w:rsidP="00C01A76">
            <w:pPr>
              <w:spacing w:line="360" w:lineRule="auto"/>
              <w:rPr>
                <w:rFonts w:ascii="Consolas" w:hAnsi="Consolas" w:cs="宋体"/>
              </w:rPr>
            </w:pPr>
            <w:r>
              <w:rPr>
                <w:rFonts w:ascii="Consolas" w:hAnsi="Consolas" w:cs="宋体"/>
              </w:rPr>
              <w:lastRenderedPageBreak/>
              <w:t>m</w:t>
            </w:r>
            <w:r>
              <w:rPr>
                <w:rFonts w:ascii="Consolas" w:hAnsi="Consolas" w:cs="宋体" w:hint="eastAsia"/>
              </w:rPr>
              <w:t>anageBulletinBoard.html</w:t>
            </w:r>
          </w:p>
        </w:tc>
        <w:tc>
          <w:tcPr>
            <w:tcW w:w="4261" w:type="dxa"/>
            <w:shd w:val="clear" w:color="auto" w:fill="auto"/>
          </w:tcPr>
          <w:p w14:paraId="6D039E04" w14:textId="77777777" w:rsidR="00A3273A" w:rsidRPr="00A60279" w:rsidRDefault="00A3273A" w:rsidP="00C01A76">
            <w:pPr>
              <w:spacing w:line="360" w:lineRule="auto"/>
              <w:rPr>
                <w:rFonts w:ascii="Consolas" w:hAnsi="Consolas" w:cs="宋体"/>
              </w:rPr>
            </w:pPr>
            <w:r>
              <w:rPr>
                <w:rFonts w:ascii="Consolas" w:hAnsi="Consolas" w:cs="宋体" w:hint="eastAsia"/>
              </w:rPr>
              <w:t>公告管理页面</w:t>
            </w:r>
          </w:p>
        </w:tc>
      </w:tr>
      <w:tr w:rsidR="00A3273A" w:rsidRPr="00A60279" w14:paraId="41E9E9EC" w14:textId="77777777" w:rsidTr="00C01A76">
        <w:tc>
          <w:tcPr>
            <w:tcW w:w="4261" w:type="dxa"/>
            <w:shd w:val="clear" w:color="auto" w:fill="auto"/>
          </w:tcPr>
          <w:p w14:paraId="14A67744" w14:textId="77777777" w:rsidR="00A3273A" w:rsidRDefault="00A3273A" w:rsidP="00C01A76">
            <w:pPr>
              <w:spacing w:line="360" w:lineRule="auto"/>
              <w:rPr>
                <w:rFonts w:ascii="Consolas" w:hAnsi="Consolas" w:cs="宋体"/>
              </w:rPr>
            </w:pPr>
            <w:r>
              <w:rPr>
                <w:rFonts w:ascii="Consolas" w:hAnsi="Consolas" w:cs="宋体" w:hint="eastAsia"/>
              </w:rPr>
              <w:t>BulletinBoard</w:t>
            </w:r>
            <w:r>
              <w:rPr>
                <w:rFonts w:ascii="Consolas" w:hAnsi="Consolas" w:cs="宋体"/>
              </w:rPr>
              <w:t>.html</w:t>
            </w:r>
          </w:p>
        </w:tc>
        <w:tc>
          <w:tcPr>
            <w:tcW w:w="4261" w:type="dxa"/>
            <w:shd w:val="clear" w:color="auto" w:fill="auto"/>
          </w:tcPr>
          <w:p w14:paraId="513A3AAD" w14:textId="77777777" w:rsidR="00A3273A" w:rsidRPr="00A60279" w:rsidRDefault="00A3273A" w:rsidP="00C01A76">
            <w:pPr>
              <w:spacing w:line="360" w:lineRule="auto"/>
              <w:rPr>
                <w:rFonts w:ascii="Consolas" w:hAnsi="Consolas" w:cs="宋体"/>
              </w:rPr>
            </w:pPr>
            <w:r>
              <w:rPr>
                <w:rFonts w:ascii="Consolas" w:hAnsi="Consolas" w:cs="宋体" w:hint="eastAsia"/>
              </w:rPr>
              <w:t>公告栏展示页面</w:t>
            </w:r>
          </w:p>
        </w:tc>
      </w:tr>
    </w:tbl>
    <w:p w14:paraId="45BFCBDD" w14:textId="77777777" w:rsidR="00A3273A" w:rsidRPr="00A60279" w:rsidRDefault="00A3273A" w:rsidP="00A3273A">
      <w:pPr>
        <w:spacing w:line="360" w:lineRule="auto"/>
        <w:rPr>
          <w:rFonts w:ascii="Consolas" w:hAnsi="Consolas" w:cs="宋体"/>
        </w:rPr>
      </w:pPr>
      <w:r w:rsidRPr="00A60279">
        <w:rPr>
          <w:rFonts w:ascii="Consolas" w:hAnsi="Consolas" w:cs="宋体"/>
        </w:rPr>
        <w:t>事务层：</w:t>
      </w:r>
      <w:r>
        <w:rPr>
          <w:rFonts w:ascii="Consolas" w:hAnsi="Consolas" w:cs="宋体" w:hint="eastAsia"/>
        </w:rPr>
        <w:t>BulletinBoard</w:t>
      </w:r>
      <w:r>
        <w:rPr>
          <w:rFonts w:ascii="Consolas" w:hAnsi="Consolas" w:cs="宋体"/>
        </w:rPr>
        <w:t>.py</w:t>
      </w:r>
      <w:r w:rsidRPr="00A60279">
        <w:rPr>
          <w:rFonts w:ascii="Consolas" w:hAnsi="Consolas" w:cs="宋体"/>
        </w:rPr>
        <w:t xml:space="preserve"> </w:t>
      </w:r>
      <w:r>
        <w:rPr>
          <w:rFonts w:ascii="Consolas" w:hAnsi="Consolas" w:cs="宋体" w:hint="eastAsia"/>
        </w:rPr>
        <w:t>评论管理</w:t>
      </w:r>
      <w:r w:rsidRPr="00A60279">
        <w:rPr>
          <w:rFonts w:ascii="Consolas" w:hAnsi="Consolas" w:cs="宋体"/>
        </w:rPr>
        <w:t>类</w:t>
      </w:r>
    </w:p>
    <w:p w14:paraId="69FCC1E9" w14:textId="77777777" w:rsidR="00A3273A" w:rsidRPr="00A60279" w:rsidRDefault="00A3273A" w:rsidP="00A3273A">
      <w:pPr>
        <w:spacing w:line="360" w:lineRule="auto"/>
        <w:rPr>
          <w:rFonts w:ascii="Consolas" w:hAnsi="Consolas" w:cs="宋体"/>
        </w:rPr>
      </w:pPr>
      <w:r w:rsidRPr="00A60279">
        <w:rPr>
          <w:rFonts w:ascii="Consolas" w:hAnsi="Consolas" w:cs="宋体"/>
        </w:rPr>
        <w:t>数据层：</w:t>
      </w:r>
      <w:r>
        <w:rPr>
          <w:rFonts w:ascii="Consolas" w:hAnsi="Consolas" w:cs="宋体" w:hint="eastAsia"/>
        </w:rPr>
        <w:t>BulletinBoard</w:t>
      </w:r>
      <w:r>
        <w:rPr>
          <w:rFonts w:ascii="Consolas" w:hAnsi="Consolas" w:cs="宋体"/>
        </w:rPr>
        <w:t xml:space="preserve">.dat </w:t>
      </w:r>
      <w:r>
        <w:rPr>
          <w:rFonts w:ascii="Consolas" w:hAnsi="Consolas" w:cs="宋体" w:hint="eastAsia"/>
        </w:rPr>
        <w:t>评论信息表</w:t>
      </w:r>
    </w:p>
    <w:p w14:paraId="20A805AD" w14:textId="77777777" w:rsidR="00A3273A" w:rsidRPr="00A60279" w:rsidRDefault="00A3273A" w:rsidP="00A3273A">
      <w:pPr>
        <w:spacing w:line="360" w:lineRule="auto"/>
        <w:rPr>
          <w:rFonts w:ascii="Consolas" w:hAnsi="Consolas" w:cs="宋体"/>
        </w:rPr>
      </w:pPr>
    </w:p>
    <w:p w14:paraId="68EE8541" w14:textId="77777777" w:rsidR="00A3273A" w:rsidRPr="00A60279" w:rsidRDefault="00A3273A" w:rsidP="00A3273A">
      <w:pPr>
        <w:spacing w:line="360" w:lineRule="auto"/>
        <w:rPr>
          <w:rFonts w:ascii="Consolas" w:hAnsi="Consolas" w:cs="宋体"/>
        </w:rPr>
      </w:pPr>
      <w:r>
        <w:rPr>
          <w:rFonts w:ascii="Consolas" w:hAnsi="Consolas" w:cs="宋体"/>
        </w:rPr>
        <w:t>5.</w:t>
      </w:r>
      <w:r w:rsidRPr="00A60279">
        <w:rPr>
          <w:rFonts w:ascii="Consolas" w:hAnsi="Consolas" w:cs="宋体"/>
        </w:rPr>
        <w:t>对</w:t>
      </w:r>
      <w:proofErr w:type="spellStart"/>
      <w:r>
        <w:rPr>
          <w:rFonts w:ascii="Consolas" w:hAnsi="Consolas" w:cs="宋体" w:hint="eastAsia"/>
        </w:rPr>
        <w:t>MessageBoard</w:t>
      </w:r>
      <w:proofErr w:type="spellEnd"/>
      <w:r w:rsidRPr="00A60279">
        <w:rPr>
          <w:rFonts w:ascii="Consolas" w:hAnsi="Consolas" w:cs="宋体" w:hint="eastAsia"/>
        </w:rPr>
        <w:t>类</w:t>
      </w:r>
      <w:r w:rsidRPr="00A60279">
        <w:rPr>
          <w:rFonts w:ascii="Consolas" w:hAnsi="Consolas" w:cs="宋体"/>
        </w:rPr>
        <w:t>的三层划分</w:t>
      </w:r>
    </w:p>
    <w:p w14:paraId="217AEC6D" w14:textId="77777777" w:rsidR="00A3273A" w:rsidRPr="00A60279" w:rsidRDefault="00A3273A" w:rsidP="00A3273A">
      <w:pPr>
        <w:spacing w:line="360" w:lineRule="auto"/>
        <w:rPr>
          <w:rFonts w:ascii="Consolas" w:hAnsi="Consolas" w:cs="宋体"/>
        </w:rPr>
      </w:pPr>
      <w:r w:rsidRPr="00A60279">
        <w:rPr>
          <w:rFonts w:ascii="Consolas" w:hAnsi="Consolas" w:cs="宋体"/>
        </w:rPr>
        <w:t>界面层：</w:t>
      </w:r>
      <w:r w:rsidRPr="00A60279">
        <w:rPr>
          <w:rFonts w:ascii="Consolas" w:hAnsi="Consolas" w:cs="宋体"/>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01"/>
        <w:gridCol w:w="4095"/>
      </w:tblGrid>
      <w:tr w:rsidR="00A3273A" w:rsidRPr="00A60279" w14:paraId="3997009D" w14:textId="77777777" w:rsidTr="00C01A76">
        <w:tc>
          <w:tcPr>
            <w:tcW w:w="4261" w:type="dxa"/>
            <w:shd w:val="clear" w:color="auto" w:fill="auto"/>
          </w:tcPr>
          <w:p w14:paraId="03CCD4F6" w14:textId="77777777" w:rsidR="00A3273A" w:rsidRPr="00A60279" w:rsidRDefault="00A3273A" w:rsidP="00C01A76">
            <w:pPr>
              <w:spacing w:line="360" w:lineRule="auto"/>
              <w:jc w:val="center"/>
              <w:rPr>
                <w:rFonts w:ascii="Consolas" w:hAnsi="Consolas" w:cs="宋体"/>
              </w:rPr>
            </w:pPr>
            <w:r w:rsidRPr="00A60279">
              <w:rPr>
                <w:rFonts w:ascii="Consolas" w:hAnsi="Consolas" w:cs="宋体"/>
              </w:rPr>
              <w:t>名称</w:t>
            </w:r>
          </w:p>
        </w:tc>
        <w:tc>
          <w:tcPr>
            <w:tcW w:w="4261" w:type="dxa"/>
            <w:shd w:val="clear" w:color="auto" w:fill="auto"/>
          </w:tcPr>
          <w:p w14:paraId="6412A028" w14:textId="77777777" w:rsidR="00A3273A" w:rsidRPr="00A60279" w:rsidRDefault="00A3273A" w:rsidP="00C01A76">
            <w:pPr>
              <w:spacing w:line="360" w:lineRule="auto"/>
              <w:jc w:val="center"/>
              <w:rPr>
                <w:rFonts w:ascii="Consolas" w:hAnsi="Consolas" w:cs="宋体"/>
              </w:rPr>
            </w:pPr>
            <w:r w:rsidRPr="00A60279">
              <w:rPr>
                <w:rFonts w:ascii="Consolas" w:hAnsi="Consolas" w:cs="宋体"/>
              </w:rPr>
              <w:t>描述</w:t>
            </w:r>
          </w:p>
        </w:tc>
      </w:tr>
      <w:tr w:rsidR="00A3273A" w:rsidRPr="00A60279" w14:paraId="7D41C3D5" w14:textId="77777777" w:rsidTr="00C01A76">
        <w:tc>
          <w:tcPr>
            <w:tcW w:w="4261" w:type="dxa"/>
            <w:shd w:val="clear" w:color="auto" w:fill="auto"/>
          </w:tcPr>
          <w:p w14:paraId="70FF57F4" w14:textId="77777777" w:rsidR="00A3273A" w:rsidRPr="00A60279" w:rsidRDefault="00A3273A" w:rsidP="00C01A76">
            <w:pPr>
              <w:spacing w:line="360" w:lineRule="auto"/>
              <w:rPr>
                <w:rFonts w:ascii="Consolas" w:hAnsi="Consolas" w:cs="宋体"/>
              </w:rPr>
            </w:pPr>
            <w:r>
              <w:rPr>
                <w:rFonts w:ascii="Consolas" w:hAnsi="Consolas" w:cs="宋体"/>
              </w:rPr>
              <w:t>create</w:t>
            </w:r>
            <w:r>
              <w:rPr>
                <w:rFonts w:ascii="Consolas" w:hAnsi="Consolas" w:cs="宋体" w:hint="eastAsia"/>
              </w:rPr>
              <w:t>MessageBoard</w:t>
            </w:r>
            <w:r>
              <w:rPr>
                <w:rFonts w:ascii="Consolas" w:hAnsi="Consolas" w:cs="宋体"/>
              </w:rPr>
              <w:t>.html</w:t>
            </w:r>
          </w:p>
        </w:tc>
        <w:tc>
          <w:tcPr>
            <w:tcW w:w="4261" w:type="dxa"/>
            <w:shd w:val="clear" w:color="auto" w:fill="auto"/>
          </w:tcPr>
          <w:p w14:paraId="0EDE3271" w14:textId="77777777" w:rsidR="00A3273A" w:rsidRPr="00A60279" w:rsidRDefault="00A3273A" w:rsidP="00C01A76">
            <w:pPr>
              <w:spacing w:line="360" w:lineRule="auto"/>
              <w:rPr>
                <w:rFonts w:ascii="Consolas" w:hAnsi="Consolas" w:cs="宋体"/>
              </w:rPr>
            </w:pPr>
            <w:r>
              <w:rPr>
                <w:rFonts w:ascii="Consolas" w:hAnsi="Consolas" w:cs="宋体" w:hint="eastAsia"/>
              </w:rPr>
              <w:t>新增留言页面</w:t>
            </w:r>
          </w:p>
        </w:tc>
      </w:tr>
      <w:tr w:rsidR="00A3273A" w:rsidRPr="00A60279" w14:paraId="18F61A76" w14:textId="77777777" w:rsidTr="00C01A76">
        <w:tc>
          <w:tcPr>
            <w:tcW w:w="4261" w:type="dxa"/>
            <w:shd w:val="clear" w:color="auto" w:fill="auto"/>
          </w:tcPr>
          <w:p w14:paraId="5F02B7B7" w14:textId="77777777" w:rsidR="00A3273A" w:rsidRPr="00A60279" w:rsidRDefault="00A3273A" w:rsidP="00C01A76">
            <w:pPr>
              <w:spacing w:line="360" w:lineRule="auto"/>
              <w:rPr>
                <w:rFonts w:ascii="Consolas" w:hAnsi="Consolas" w:cs="宋体"/>
              </w:rPr>
            </w:pPr>
            <w:r>
              <w:rPr>
                <w:rFonts w:ascii="Consolas" w:hAnsi="Consolas" w:cs="宋体"/>
              </w:rPr>
              <w:t>m</w:t>
            </w:r>
            <w:r>
              <w:rPr>
                <w:rFonts w:ascii="Consolas" w:hAnsi="Consolas" w:cs="宋体" w:hint="eastAsia"/>
              </w:rPr>
              <w:t>anageMessageBoard.html</w:t>
            </w:r>
          </w:p>
        </w:tc>
        <w:tc>
          <w:tcPr>
            <w:tcW w:w="4261" w:type="dxa"/>
            <w:shd w:val="clear" w:color="auto" w:fill="auto"/>
          </w:tcPr>
          <w:p w14:paraId="064ED2B5" w14:textId="77777777" w:rsidR="00A3273A" w:rsidRPr="00A60279" w:rsidRDefault="00A3273A" w:rsidP="00C01A76">
            <w:pPr>
              <w:spacing w:line="360" w:lineRule="auto"/>
              <w:rPr>
                <w:rFonts w:ascii="Consolas" w:hAnsi="Consolas" w:cs="宋体"/>
              </w:rPr>
            </w:pPr>
            <w:r>
              <w:rPr>
                <w:rFonts w:ascii="Consolas" w:hAnsi="Consolas" w:cs="宋体" w:hint="eastAsia"/>
              </w:rPr>
              <w:t>留言管理页面</w:t>
            </w:r>
          </w:p>
        </w:tc>
      </w:tr>
      <w:tr w:rsidR="00A3273A" w:rsidRPr="00A60279" w14:paraId="7B6B4E3F" w14:textId="77777777" w:rsidTr="00C01A76">
        <w:tc>
          <w:tcPr>
            <w:tcW w:w="4261" w:type="dxa"/>
            <w:shd w:val="clear" w:color="auto" w:fill="auto"/>
          </w:tcPr>
          <w:p w14:paraId="3461D6E4" w14:textId="77777777" w:rsidR="00A3273A" w:rsidRDefault="00A3273A" w:rsidP="00C01A76">
            <w:pPr>
              <w:spacing w:line="360" w:lineRule="auto"/>
              <w:rPr>
                <w:rFonts w:ascii="Consolas" w:hAnsi="Consolas" w:cs="宋体"/>
              </w:rPr>
            </w:pPr>
            <w:r>
              <w:rPr>
                <w:rFonts w:ascii="Consolas" w:hAnsi="Consolas" w:cs="宋体" w:hint="eastAsia"/>
              </w:rPr>
              <w:t>MessageBoard</w:t>
            </w:r>
            <w:r>
              <w:rPr>
                <w:rFonts w:ascii="Consolas" w:hAnsi="Consolas" w:cs="宋体"/>
              </w:rPr>
              <w:t>.html</w:t>
            </w:r>
          </w:p>
        </w:tc>
        <w:tc>
          <w:tcPr>
            <w:tcW w:w="4261" w:type="dxa"/>
            <w:shd w:val="clear" w:color="auto" w:fill="auto"/>
          </w:tcPr>
          <w:p w14:paraId="287DC13F" w14:textId="77777777" w:rsidR="00A3273A" w:rsidRPr="00A60279" w:rsidRDefault="00A3273A" w:rsidP="00C01A76">
            <w:pPr>
              <w:spacing w:line="360" w:lineRule="auto"/>
              <w:rPr>
                <w:rFonts w:ascii="Consolas" w:hAnsi="Consolas" w:cs="宋体"/>
              </w:rPr>
            </w:pPr>
            <w:r>
              <w:rPr>
                <w:rFonts w:ascii="Consolas" w:hAnsi="Consolas" w:cs="宋体" w:hint="eastAsia"/>
              </w:rPr>
              <w:t>留言板展示页面</w:t>
            </w:r>
          </w:p>
        </w:tc>
      </w:tr>
    </w:tbl>
    <w:p w14:paraId="5EA5C836" w14:textId="77777777" w:rsidR="00A3273A" w:rsidRPr="00A60279" w:rsidRDefault="00A3273A" w:rsidP="00A3273A">
      <w:pPr>
        <w:spacing w:line="360" w:lineRule="auto"/>
        <w:rPr>
          <w:rFonts w:ascii="Consolas" w:hAnsi="Consolas" w:cs="宋体"/>
        </w:rPr>
      </w:pPr>
      <w:r w:rsidRPr="00A60279">
        <w:rPr>
          <w:rFonts w:ascii="Consolas" w:hAnsi="Consolas" w:cs="宋体"/>
        </w:rPr>
        <w:t>事务层：</w:t>
      </w:r>
      <w:r>
        <w:rPr>
          <w:rFonts w:ascii="Consolas" w:hAnsi="Consolas" w:cs="宋体" w:hint="eastAsia"/>
        </w:rPr>
        <w:t>MessageBoard</w:t>
      </w:r>
      <w:r>
        <w:rPr>
          <w:rFonts w:ascii="Consolas" w:hAnsi="Consolas" w:cs="宋体"/>
        </w:rPr>
        <w:t>.py</w:t>
      </w:r>
      <w:r w:rsidRPr="00A60279">
        <w:rPr>
          <w:rFonts w:ascii="Consolas" w:hAnsi="Consolas" w:cs="宋体"/>
        </w:rPr>
        <w:t xml:space="preserve"> </w:t>
      </w:r>
      <w:r>
        <w:rPr>
          <w:rFonts w:ascii="Consolas" w:hAnsi="Consolas" w:cs="宋体" w:hint="eastAsia"/>
        </w:rPr>
        <w:t>评论管理</w:t>
      </w:r>
      <w:r w:rsidRPr="00A60279">
        <w:rPr>
          <w:rFonts w:ascii="Consolas" w:hAnsi="Consolas" w:cs="宋体"/>
        </w:rPr>
        <w:t>类</w:t>
      </w:r>
    </w:p>
    <w:p w14:paraId="18FEAD3D" w14:textId="77777777" w:rsidR="00A3273A" w:rsidRPr="00A60279" w:rsidRDefault="00A3273A" w:rsidP="00A3273A">
      <w:pPr>
        <w:spacing w:line="360" w:lineRule="auto"/>
        <w:rPr>
          <w:rFonts w:ascii="Consolas" w:hAnsi="Consolas" w:cs="宋体"/>
        </w:rPr>
      </w:pPr>
      <w:r w:rsidRPr="00A60279">
        <w:rPr>
          <w:rFonts w:ascii="Consolas" w:hAnsi="Consolas" w:cs="宋体"/>
        </w:rPr>
        <w:t>数据层：</w:t>
      </w:r>
      <w:r>
        <w:rPr>
          <w:rFonts w:ascii="Consolas" w:hAnsi="Consolas" w:cs="宋体" w:hint="eastAsia"/>
        </w:rPr>
        <w:t>MessageBoard</w:t>
      </w:r>
      <w:r>
        <w:rPr>
          <w:rFonts w:ascii="Consolas" w:hAnsi="Consolas" w:cs="宋体"/>
        </w:rPr>
        <w:t xml:space="preserve">.dat </w:t>
      </w:r>
      <w:r>
        <w:rPr>
          <w:rFonts w:ascii="Consolas" w:hAnsi="Consolas" w:cs="宋体" w:hint="eastAsia"/>
        </w:rPr>
        <w:t>评论信息表</w:t>
      </w:r>
    </w:p>
    <w:p w14:paraId="7D48CD08" w14:textId="77777777" w:rsidR="0031296C" w:rsidRPr="00A60279" w:rsidRDefault="0031296C" w:rsidP="00FC0840">
      <w:pPr>
        <w:spacing w:line="360" w:lineRule="auto"/>
        <w:rPr>
          <w:rFonts w:ascii="Consolas" w:hAnsi="Consolas" w:cs="宋体"/>
        </w:rPr>
      </w:pPr>
    </w:p>
    <w:p w14:paraId="6CEE9DDF" w14:textId="77777777" w:rsidR="0031296C" w:rsidRPr="00A60279" w:rsidRDefault="0031296C" w:rsidP="00A76F3F">
      <w:pPr>
        <w:pStyle w:val="1"/>
        <w:spacing w:line="360" w:lineRule="auto"/>
        <w:rPr>
          <w:rFonts w:ascii="Consolas" w:hAnsi="Consolas" w:cs="宋体"/>
        </w:rPr>
      </w:pPr>
      <w:bookmarkStart w:id="65" w:name="_Toc238547127"/>
      <w:bookmarkStart w:id="66" w:name="_Toc433443398"/>
      <w:r w:rsidRPr="00A60279">
        <w:rPr>
          <w:rFonts w:ascii="Consolas" w:hAnsi="Consolas" w:cs="宋体"/>
        </w:rPr>
        <w:t>3</w:t>
      </w:r>
      <w:r w:rsidRPr="00A60279">
        <w:rPr>
          <w:rFonts w:ascii="Consolas" w:hAnsi="Consolas" w:cs="宋体"/>
        </w:rPr>
        <w:t>系统行为模型</w:t>
      </w:r>
      <w:bookmarkEnd w:id="65"/>
      <w:bookmarkEnd w:id="66"/>
    </w:p>
    <w:p w14:paraId="192B587E" w14:textId="77777777" w:rsidR="0031296C" w:rsidRPr="00A60279" w:rsidRDefault="0031296C" w:rsidP="00A76F3F">
      <w:pPr>
        <w:pStyle w:val="2"/>
        <w:rPr>
          <w:rFonts w:ascii="Consolas" w:hAnsi="Consolas"/>
        </w:rPr>
      </w:pPr>
      <w:bookmarkStart w:id="67" w:name="_Toc238547128"/>
      <w:bookmarkStart w:id="68" w:name="_Toc433443399"/>
      <w:r w:rsidRPr="00A60279">
        <w:rPr>
          <w:rFonts w:ascii="Consolas" w:hAnsi="Consolas"/>
        </w:rPr>
        <w:t>3.1</w:t>
      </w:r>
      <w:r w:rsidRPr="00A60279">
        <w:rPr>
          <w:rFonts w:ascii="Consolas" w:hAnsi="Consolas"/>
        </w:rPr>
        <w:t>交互模型</w:t>
      </w:r>
      <w:bookmarkEnd w:id="67"/>
      <w:bookmarkEnd w:id="68"/>
    </w:p>
    <w:p w14:paraId="2EEEA394" w14:textId="77777777" w:rsidR="001376AA" w:rsidRDefault="001376AA" w:rsidP="00A76F3F">
      <w:pPr>
        <w:spacing w:line="360" w:lineRule="auto"/>
        <w:rPr>
          <w:rFonts w:ascii="Consolas" w:hAnsi="Consolas"/>
        </w:rPr>
      </w:pPr>
      <w:r>
        <w:rPr>
          <w:rFonts w:ascii="Consolas" w:hAnsi="Consolas"/>
        </w:rPr>
        <w:t>登录顺序图</w:t>
      </w:r>
    </w:p>
    <w:p w14:paraId="14063B63" w14:textId="77777777" w:rsidR="001376AA" w:rsidRDefault="008436AF" w:rsidP="00A76F3F">
      <w:pPr>
        <w:spacing w:line="360" w:lineRule="auto"/>
        <w:rPr>
          <w:rFonts w:ascii="Consolas" w:hAnsi="Consolas"/>
        </w:rPr>
      </w:pPr>
      <w:r>
        <w:rPr>
          <w:rFonts w:ascii="Consolas" w:hAnsi="Consolas"/>
          <w:noProof/>
        </w:rPr>
        <w:drawing>
          <wp:inline distT="0" distB="0" distL="0" distR="0" wp14:anchorId="406CC0BF" wp14:editId="272B3EB3">
            <wp:extent cx="6202680" cy="284519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18-10-25 上午12.29.05.png"/>
                    <pic:cNvPicPr/>
                  </pic:nvPicPr>
                  <pic:blipFill>
                    <a:blip r:embed="rId19">
                      <a:extLst>
                        <a:ext uri="{28A0092B-C50C-407E-A947-70E740481C1C}">
                          <a14:useLocalDpi xmlns:a14="http://schemas.microsoft.com/office/drawing/2010/main" val="0"/>
                        </a:ext>
                      </a:extLst>
                    </a:blip>
                    <a:stretch>
                      <a:fillRect/>
                    </a:stretch>
                  </pic:blipFill>
                  <pic:spPr>
                    <a:xfrm>
                      <a:off x="0" y="0"/>
                      <a:ext cx="6206862" cy="2847116"/>
                    </a:xfrm>
                    <a:prstGeom prst="rect">
                      <a:avLst/>
                    </a:prstGeom>
                  </pic:spPr>
                </pic:pic>
              </a:graphicData>
            </a:graphic>
          </wp:inline>
        </w:drawing>
      </w:r>
    </w:p>
    <w:p w14:paraId="4E20F78A" w14:textId="77777777" w:rsidR="008436AF" w:rsidRDefault="008436AF" w:rsidP="00A76F3F">
      <w:pPr>
        <w:spacing w:line="360" w:lineRule="auto"/>
        <w:rPr>
          <w:rFonts w:ascii="Consolas" w:hAnsi="Consolas"/>
        </w:rPr>
      </w:pPr>
    </w:p>
    <w:p w14:paraId="61C55A46" w14:textId="77777777" w:rsidR="001376AA" w:rsidRDefault="001376AA" w:rsidP="00A76F3F">
      <w:pPr>
        <w:spacing w:line="360" w:lineRule="auto"/>
        <w:rPr>
          <w:rFonts w:ascii="Consolas" w:hAnsi="Consolas"/>
        </w:rPr>
      </w:pPr>
      <w:r>
        <w:rPr>
          <w:rFonts w:ascii="Consolas" w:hAnsi="Consolas"/>
        </w:rPr>
        <w:t>注册顺序图</w:t>
      </w:r>
    </w:p>
    <w:p w14:paraId="6B2513E8" w14:textId="77777777" w:rsidR="001376AA" w:rsidRDefault="0098545F" w:rsidP="00A76F3F">
      <w:pPr>
        <w:spacing w:line="360" w:lineRule="auto"/>
        <w:rPr>
          <w:rFonts w:ascii="Consolas" w:hAnsi="Consolas"/>
        </w:rPr>
      </w:pPr>
      <w:r>
        <w:rPr>
          <w:rFonts w:ascii="Consolas" w:hAnsi="Consolas"/>
          <w:noProof/>
        </w:rPr>
        <w:drawing>
          <wp:inline distT="0" distB="0" distL="0" distR="0" wp14:anchorId="41110E4D" wp14:editId="465E7F6E">
            <wp:extent cx="5274310" cy="29356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屏幕快照 2018-10-25 上午12.39.32.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935605"/>
                    </a:xfrm>
                    <a:prstGeom prst="rect">
                      <a:avLst/>
                    </a:prstGeom>
                  </pic:spPr>
                </pic:pic>
              </a:graphicData>
            </a:graphic>
          </wp:inline>
        </w:drawing>
      </w:r>
    </w:p>
    <w:p w14:paraId="08799B61" w14:textId="77777777" w:rsidR="00361339" w:rsidRDefault="00361339" w:rsidP="00A76F3F">
      <w:pPr>
        <w:spacing w:line="360" w:lineRule="auto"/>
        <w:rPr>
          <w:rFonts w:ascii="Consolas" w:hAnsi="Consolas"/>
        </w:rPr>
      </w:pPr>
    </w:p>
    <w:p w14:paraId="3C4A8186" w14:textId="77777777" w:rsidR="00361339" w:rsidRDefault="00361339" w:rsidP="00A76F3F">
      <w:pPr>
        <w:spacing w:line="360" w:lineRule="auto"/>
        <w:rPr>
          <w:rFonts w:ascii="Consolas" w:hAnsi="Consolas"/>
        </w:rPr>
      </w:pPr>
    </w:p>
    <w:p w14:paraId="1157CEBE" w14:textId="77777777" w:rsidR="00361339" w:rsidRDefault="00361339" w:rsidP="00A76F3F">
      <w:pPr>
        <w:spacing w:line="360" w:lineRule="auto"/>
        <w:rPr>
          <w:rFonts w:ascii="Consolas" w:hAnsi="Consolas"/>
        </w:rPr>
      </w:pPr>
    </w:p>
    <w:p w14:paraId="70A3196D" w14:textId="77777777" w:rsidR="008662AB" w:rsidRDefault="00193F11" w:rsidP="00A76F3F">
      <w:pPr>
        <w:spacing w:line="360" w:lineRule="auto"/>
        <w:rPr>
          <w:rFonts w:ascii="Consolas" w:hAnsi="Consolas"/>
        </w:rPr>
      </w:pPr>
      <w:r>
        <w:rPr>
          <w:rFonts w:ascii="Consolas" w:hAnsi="Consolas"/>
        </w:rPr>
        <w:t>密码找回顺序图</w:t>
      </w:r>
    </w:p>
    <w:p w14:paraId="3C135299" w14:textId="77777777" w:rsidR="00193F11" w:rsidRDefault="000E1D39" w:rsidP="00A76F3F">
      <w:pPr>
        <w:spacing w:line="360" w:lineRule="auto"/>
        <w:rPr>
          <w:rFonts w:ascii="Consolas" w:hAnsi="Consolas"/>
        </w:rPr>
      </w:pPr>
      <w:r>
        <w:rPr>
          <w:rFonts w:ascii="Consolas" w:hAnsi="Consolas"/>
          <w:noProof/>
        </w:rPr>
        <w:drawing>
          <wp:inline distT="0" distB="0" distL="0" distR="0" wp14:anchorId="324B8889" wp14:editId="16C1C6FD">
            <wp:extent cx="5746067" cy="272787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8-10-25 上午11.18.39.png"/>
                    <pic:cNvPicPr/>
                  </pic:nvPicPr>
                  <pic:blipFill>
                    <a:blip r:embed="rId21">
                      <a:extLst>
                        <a:ext uri="{28A0092B-C50C-407E-A947-70E740481C1C}">
                          <a14:useLocalDpi xmlns:a14="http://schemas.microsoft.com/office/drawing/2010/main" val="0"/>
                        </a:ext>
                      </a:extLst>
                    </a:blip>
                    <a:stretch>
                      <a:fillRect/>
                    </a:stretch>
                  </pic:blipFill>
                  <pic:spPr>
                    <a:xfrm>
                      <a:off x="0" y="0"/>
                      <a:ext cx="5751985" cy="2730685"/>
                    </a:xfrm>
                    <a:prstGeom prst="rect">
                      <a:avLst/>
                    </a:prstGeom>
                  </pic:spPr>
                </pic:pic>
              </a:graphicData>
            </a:graphic>
          </wp:inline>
        </w:drawing>
      </w:r>
    </w:p>
    <w:p w14:paraId="4C5495EB" w14:textId="77777777" w:rsidR="00997E82" w:rsidRDefault="00997E82" w:rsidP="00A76F3F">
      <w:pPr>
        <w:spacing w:line="360" w:lineRule="auto"/>
        <w:rPr>
          <w:rFonts w:ascii="Consolas" w:hAnsi="Consolas"/>
        </w:rPr>
      </w:pPr>
    </w:p>
    <w:p w14:paraId="64082625" w14:textId="77777777" w:rsidR="008662AB" w:rsidRDefault="008662AB" w:rsidP="00A76F3F">
      <w:pPr>
        <w:spacing w:line="360" w:lineRule="auto"/>
        <w:rPr>
          <w:rFonts w:ascii="Consolas" w:hAnsi="Consolas"/>
        </w:rPr>
      </w:pPr>
      <w:r>
        <w:rPr>
          <w:rFonts w:ascii="Consolas" w:hAnsi="Consolas"/>
        </w:rPr>
        <w:t>用户信息修改</w:t>
      </w:r>
    </w:p>
    <w:p w14:paraId="27AC481D" w14:textId="77777777" w:rsidR="008662AB" w:rsidRDefault="001D3DD8" w:rsidP="00A76F3F">
      <w:pPr>
        <w:spacing w:line="360" w:lineRule="auto"/>
        <w:rPr>
          <w:rFonts w:ascii="Consolas" w:hAnsi="Consolas"/>
        </w:rPr>
      </w:pPr>
      <w:r>
        <w:rPr>
          <w:rFonts w:ascii="Consolas" w:hAnsi="Consolas"/>
          <w:noProof/>
        </w:rPr>
        <w:lastRenderedPageBreak/>
        <w:drawing>
          <wp:inline distT="0" distB="0" distL="0" distR="0" wp14:anchorId="22FB9BDF" wp14:editId="29978A30">
            <wp:extent cx="5859145" cy="442385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8-10-25 下午9.11.38.png"/>
                    <pic:cNvPicPr/>
                  </pic:nvPicPr>
                  <pic:blipFill>
                    <a:blip r:embed="rId22">
                      <a:extLst>
                        <a:ext uri="{28A0092B-C50C-407E-A947-70E740481C1C}">
                          <a14:useLocalDpi xmlns:a14="http://schemas.microsoft.com/office/drawing/2010/main" val="0"/>
                        </a:ext>
                      </a:extLst>
                    </a:blip>
                    <a:stretch>
                      <a:fillRect/>
                    </a:stretch>
                  </pic:blipFill>
                  <pic:spPr>
                    <a:xfrm>
                      <a:off x="0" y="0"/>
                      <a:ext cx="5868127" cy="4430639"/>
                    </a:xfrm>
                    <a:prstGeom prst="rect">
                      <a:avLst/>
                    </a:prstGeom>
                  </pic:spPr>
                </pic:pic>
              </a:graphicData>
            </a:graphic>
          </wp:inline>
        </w:drawing>
      </w:r>
    </w:p>
    <w:p w14:paraId="17573EE1" w14:textId="77777777" w:rsidR="00997E82" w:rsidRDefault="00997E82" w:rsidP="00A76F3F">
      <w:pPr>
        <w:spacing w:line="360" w:lineRule="auto"/>
        <w:rPr>
          <w:rFonts w:ascii="Consolas" w:hAnsi="Consolas"/>
        </w:rPr>
      </w:pPr>
    </w:p>
    <w:p w14:paraId="0913F603" w14:textId="77777777" w:rsidR="00997E82" w:rsidRDefault="00997E82" w:rsidP="00A76F3F">
      <w:pPr>
        <w:spacing w:line="360" w:lineRule="auto"/>
        <w:rPr>
          <w:rFonts w:ascii="Consolas" w:hAnsi="Consolas"/>
        </w:rPr>
      </w:pPr>
    </w:p>
    <w:p w14:paraId="5DD19460" w14:textId="77777777" w:rsidR="00BF08DF" w:rsidRDefault="00BF08DF" w:rsidP="00A76F3F">
      <w:pPr>
        <w:spacing w:line="360" w:lineRule="auto"/>
        <w:rPr>
          <w:rFonts w:ascii="Consolas" w:hAnsi="Consolas"/>
        </w:rPr>
      </w:pPr>
      <w:r>
        <w:rPr>
          <w:rFonts w:ascii="Consolas" w:hAnsi="Consolas"/>
        </w:rPr>
        <w:t>用户账户注销</w:t>
      </w:r>
    </w:p>
    <w:p w14:paraId="4C36050F" w14:textId="77777777" w:rsidR="00BF08DF" w:rsidRDefault="00997E82" w:rsidP="00A76F3F">
      <w:pPr>
        <w:spacing w:line="360" w:lineRule="auto"/>
        <w:rPr>
          <w:rFonts w:ascii="Consolas" w:hAnsi="Consolas"/>
        </w:rPr>
      </w:pPr>
      <w:r>
        <w:rPr>
          <w:rFonts w:ascii="Consolas" w:hAnsi="Consolas"/>
          <w:noProof/>
        </w:rPr>
        <w:drawing>
          <wp:inline distT="0" distB="0" distL="0" distR="0" wp14:anchorId="359D148D" wp14:editId="662A3924">
            <wp:extent cx="5274310" cy="274002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8-10-25 下午9.24.0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740025"/>
                    </a:xfrm>
                    <a:prstGeom prst="rect">
                      <a:avLst/>
                    </a:prstGeom>
                  </pic:spPr>
                </pic:pic>
              </a:graphicData>
            </a:graphic>
          </wp:inline>
        </w:drawing>
      </w:r>
    </w:p>
    <w:p w14:paraId="4F6CF6A7" w14:textId="77777777" w:rsidR="00ED7381" w:rsidRDefault="00ED7381" w:rsidP="00A76F3F">
      <w:pPr>
        <w:spacing w:line="360" w:lineRule="auto"/>
        <w:rPr>
          <w:rFonts w:ascii="Consolas" w:hAnsi="Consolas"/>
        </w:rPr>
      </w:pPr>
    </w:p>
    <w:p w14:paraId="223F3538" w14:textId="77777777" w:rsidR="00BF08DF" w:rsidRDefault="00BF08DF" w:rsidP="00A76F3F">
      <w:pPr>
        <w:spacing w:line="360" w:lineRule="auto"/>
        <w:rPr>
          <w:rFonts w:ascii="Consolas" w:hAnsi="Consolas"/>
        </w:rPr>
      </w:pPr>
      <w:r>
        <w:rPr>
          <w:rFonts w:ascii="Consolas" w:hAnsi="Consolas"/>
        </w:rPr>
        <w:t>查询</w:t>
      </w:r>
      <w:r w:rsidR="00997E82">
        <w:rPr>
          <w:rFonts w:ascii="Consolas" w:hAnsi="Consolas" w:hint="eastAsia"/>
        </w:rPr>
        <w:t>菜品</w:t>
      </w:r>
    </w:p>
    <w:p w14:paraId="6DE962EF" w14:textId="77777777" w:rsidR="00BF08DF" w:rsidRDefault="00ED7381" w:rsidP="00A76F3F">
      <w:pPr>
        <w:spacing w:line="360" w:lineRule="auto"/>
        <w:rPr>
          <w:rFonts w:ascii="Consolas" w:hAnsi="Consolas"/>
        </w:rPr>
      </w:pPr>
      <w:r>
        <w:rPr>
          <w:rFonts w:ascii="Consolas" w:hAnsi="Consolas"/>
          <w:noProof/>
        </w:rPr>
        <w:lastRenderedPageBreak/>
        <w:drawing>
          <wp:inline distT="0" distB="0" distL="0" distR="0" wp14:anchorId="7CDF04B3" wp14:editId="12C43314">
            <wp:extent cx="5812790" cy="2033135"/>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8-10-25 下午9.37.40.png"/>
                    <pic:cNvPicPr/>
                  </pic:nvPicPr>
                  <pic:blipFill>
                    <a:blip r:embed="rId24">
                      <a:extLst>
                        <a:ext uri="{28A0092B-C50C-407E-A947-70E740481C1C}">
                          <a14:useLocalDpi xmlns:a14="http://schemas.microsoft.com/office/drawing/2010/main" val="0"/>
                        </a:ext>
                      </a:extLst>
                    </a:blip>
                    <a:stretch>
                      <a:fillRect/>
                    </a:stretch>
                  </pic:blipFill>
                  <pic:spPr>
                    <a:xfrm>
                      <a:off x="0" y="0"/>
                      <a:ext cx="5837072" cy="2041628"/>
                    </a:xfrm>
                    <a:prstGeom prst="rect">
                      <a:avLst/>
                    </a:prstGeom>
                  </pic:spPr>
                </pic:pic>
              </a:graphicData>
            </a:graphic>
          </wp:inline>
        </w:drawing>
      </w:r>
    </w:p>
    <w:p w14:paraId="2D855081" w14:textId="77777777" w:rsidR="00ED7381" w:rsidRDefault="00ED7381" w:rsidP="00A76F3F">
      <w:pPr>
        <w:spacing w:line="360" w:lineRule="auto"/>
        <w:rPr>
          <w:rFonts w:ascii="Consolas" w:hAnsi="Consolas"/>
        </w:rPr>
      </w:pPr>
    </w:p>
    <w:p w14:paraId="6E6E2B12" w14:textId="77777777" w:rsidR="00A30941" w:rsidRDefault="00A30941" w:rsidP="00A76F3F">
      <w:pPr>
        <w:spacing w:line="360" w:lineRule="auto"/>
        <w:rPr>
          <w:rFonts w:ascii="Consolas" w:hAnsi="Consolas"/>
        </w:rPr>
      </w:pPr>
      <w:r>
        <w:rPr>
          <w:rFonts w:ascii="Consolas" w:hAnsi="Consolas"/>
        </w:rPr>
        <w:t>发布</w:t>
      </w:r>
      <w:r w:rsidR="00ED7381">
        <w:rPr>
          <w:rFonts w:ascii="Consolas" w:hAnsi="Consolas" w:hint="eastAsia"/>
        </w:rPr>
        <w:t>菜品</w:t>
      </w:r>
    </w:p>
    <w:p w14:paraId="137732F3" w14:textId="77777777" w:rsidR="00A30941" w:rsidRDefault="00882F03" w:rsidP="00A76F3F">
      <w:pPr>
        <w:spacing w:line="360" w:lineRule="auto"/>
        <w:rPr>
          <w:rFonts w:ascii="Consolas" w:hAnsi="Consolas"/>
        </w:rPr>
      </w:pPr>
      <w:r>
        <w:rPr>
          <w:rFonts w:ascii="Consolas" w:hAnsi="Consolas"/>
          <w:noProof/>
        </w:rPr>
        <w:drawing>
          <wp:inline distT="0" distB="0" distL="0" distR="0" wp14:anchorId="0BE8370C" wp14:editId="66948459">
            <wp:extent cx="5274310" cy="23374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8-10-25 下午10.13.04.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337435"/>
                    </a:xfrm>
                    <a:prstGeom prst="rect">
                      <a:avLst/>
                    </a:prstGeom>
                  </pic:spPr>
                </pic:pic>
              </a:graphicData>
            </a:graphic>
          </wp:inline>
        </w:drawing>
      </w:r>
    </w:p>
    <w:p w14:paraId="5EEA4CD9" w14:textId="77777777" w:rsidR="00A3273A" w:rsidRDefault="00A3273A" w:rsidP="00A76F3F">
      <w:pPr>
        <w:spacing w:line="360" w:lineRule="auto"/>
        <w:rPr>
          <w:rFonts w:ascii="Consolas" w:hAnsi="Consolas"/>
        </w:rPr>
      </w:pPr>
    </w:p>
    <w:p w14:paraId="5D92FFFD" w14:textId="77777777" w:rsidR="00CC6E1C" w:rsidRDefault="009345BB" w:rsidP="00A76F3F">
      <w:pPr>
        <w:spacing w:line="360" w:lineRule="auto"/>
        <w:rPr>
          <w:rFonts w:ascii="Consolas" w:hAnsi="Consolas"/>
        </w:rPr>
      </w:pPr>
      <w:r>
        <w:rPr>
          <w:rFonts w:ascii="Consolas" w:hAnsi="Consolas" w:hint="eastAsia"/>
        </w:rPr>
        <w:t>删除</w:t>
      </w:r>
      <w:r w:rsidR="00882F03">
        <w:rPr>
          <w:rFonts w:ascii="Consolas" w:hAnsi="Consolas" w:hint="eastAsia"/>
        </w:rPr>
        <w:t>菜品</w:t>
      </w:r>
    </w:p>
    <w:p w14:paraId="6B7380F9" w14:textId="77777777" w:rsidR="00CC6E1C" w:rsidRDefault="009C7CCE" w:rsidP="00A76F3F">
      <w:pPr>
        <w:spacing w:line="360" w:lineRule="auto"/>
        <w:rPr>
          <w:rFonts w:ascii="Consolas" w:hAnsi="Consolas"/>
        </w:rPr>
      </w:pPr>
      <w:r>
        <w:rPr>
          <w:rFonts w:ascii="Consolas" w:hAnsi="Consolas"/>
          <w:noProof/>
        </w:rPr>
        <w:drawing>
          <wp:inline distT="0" distB="0" distL="0" distR="0" wp14:anchorId="6AA644FD" wp14:editId="07B18504">
            <wp:extent cx="5274310" cy="16052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10-25 下午11.35.56.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605280"/>
                    </a:xfrm>
                    <a:prstGeom prst="rect">
                      <a:avLst/>
                    </a:prstGeom>
                  </pic:spPr>
                </pic:pic>
              </a:graphicData>
            </a:graphic>
          </wp:inline>
        </w:drawing>
      </w:r>
    </w:p>
    <w:p w14:paraId="4927B828" w14:textId="77777777" w:rsidR="00A3273A" w:rsidRDefault="00A3273A" w:rsidP="00A76F3F">
      <w:pPr>
        <w:spacing w:line="360" w:lineRule="auto"/>
        <w:rPr>
          <w:rFonts w:ascii="Consolas" w:hAnsi="Consolas"/>
        </w:rPr>
      </w:pPr>
    </w:p>
    <w:p w14:paraId="13D0BF5C" w14:textId="77777777" w:rsidR="0029279A" w:rsidRDefault="00105D51" w:rsidP="00A76F3F">
      <w:pPr>
        <w:spacing w:line="360" w:lineRule="auto"/>
        <w:rPr>
          <w:rFonts w:ascii="Consolas" w:hAnsi="Consolas"/>
        </w:rPr>
      </w:pPr>
      <w:r>
        <w:rPr>
          <w:rFonts w:ascii="Consolas" w:hAnsi="Consolas" w:hint="eastAsia"/>
        </w:rPr>
        <w:t>修改</w:t>
      </w:r>
      <w:r w:rsidR="009C7CCE">
        <w:rPr>
          <w:rFonts w:ascii="Consolas" w:hAnsi="Consolas" w:hint="eastAsia"/>
        </w:rPr>
        <w:t>菜品信息</w:t>
      </w:r>
    </w:p>
    <w:p w14:paraId="4A49E451" w14:textId="77777777" w:rsidR="00105D51" w:rsidRDefault="00BA684B" w:rsidP="00A76F3F">
      <w:pPr>
        <w:spacing w:line="360" w:lineRule="auto"/>
        <w:rPr>
          <w:rFonts w:ascii="Consolas" w:hAnsi="Consolas"/>
        </w:rPr>
      </w:pPr>
      <w:r>
        <w:rPr>
          <w:rFonts w:ascii="Consolas" w:hAnsi="Consolas"/>
          <w:noProof/>
        </w:rPr>
        <w:lastRenderedPageBreak/>
        <w:drawing>
          <wp:inline distT="0" distB="0" distL="0" distR="0" wp14:anchorId="40489B88" wp14:editId="3C838946">
            <wp:extent cx="5274310" cy="14903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10-25 下午11.47.49.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490345"/>
                    </a:xfrm>
                    <a:prstGeom prst="rect">
                      <a:avLst/>
                    </a:prstGeom>
                  </pic:spPr>
                </pic:pic>
              </a:graphicData>
            </a:graphic>
          </wp:inline>
        </w:drawing>
      </w:r>
    </w:p>
    <w:p w14:paraId="0FC8E499" w14:textId="77777777" w:rsidR="00A3273A" w:rsidRDefault="00A3273A" w:rsidP="00A76F3F">
      <w:pPr>
        <w:spacing w:line="360" w:lineRule="auto"/>
        <w:rPr>
          <w:rFonts w:ascii="Consolas" w:hAnsi="Consolas"/>
        </w:rPr>
      </w:pPr>
    </w:p>
    <w:p w14:paraId="28F68E03" w14:textId="77777777" w:rsidR="00030BD9" w:rsidRDefault="007C5DC5" w:rsidP="00A76F3F">
      <w:pPr>
        <w:spacing w:line="360" w:lineRule="auto"/>
        <w:rPr>
          <w:rFonts w:ascii="Consolas" w:hAnsi="Consolas"/>
        </w:rPr>
      </w:pPr>
      <w:r>
        <w:rPr>
          <w:rFonts w:ascii="Consolas" w:hAnsi="Consolas"/>
        </w:rPr>
        <w:t>发表评论</w:t>
      </w:r>
    </w:p>
    <w:p w14:paraId="15B2C70F" w14:textId="77777777" w:rsidR="007C5DC5" w:rsidRDefault="00BA684B" w:rsidP="00A76F3F">
      <w:pPr>
        <w:spacing w:line="360" w:lineRule="auto"/>
        <w:rPr>
          <w:rFonts w:ascii="Consolas" w:hAnsi="Consolas"/>
        </w:rPr>
      </w:pPr>
      <w:r>
        <w:rPr>
          <w:rFonts w:ascii="Consolas" w:hAnsi="Consolas"/>
          <w:noProof/>
        </w:rPr>
        <w:drawing>
          <wp:inline distT="0" distB="0" distL="0" distR="0" wp14:anchorId="1D36063E" wp14:editId="3C9A3AC3">
            <wp:extent cx="5274310" cy="19399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10-25 下午11.59.01.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1939925"/>
                    </a:xfrm>
                    <a:prstGeom prst="rect">
                      <a:avLst/>
                    </a:prstGeom>
                  </pic:spPr>
                </pic:pic>
              </a:graphicData>
            </a:graphic>
          </wp:inline>
        </w:drawing>
      </w:r>
    </w:p>
    <w:p w14:paraId="068B463F" w14:textId="77777777" w:rsidR="00DE53F3" w:rsidRDefault="00DE53F3" w:rsidP="00A76F3F">
      <w:pPr>
        <w:spacing w:line="360" w:lineRule="auto"/>
        <w:rPr>
          <w:rFonts w:ascii="Consolas" w:hAnsi="Consolas"/>
        </w:rPr>
      </w:pPr>
    </w:p>
    <w:p w14:paraId="2812906B" w14:textId="77777777" w:rsidR="006A5CC5" w:rsidRDefault="006A5CC5" w:rsidP="00A76F3F">
      <w:pPr>
        <w:spacing w:line="360" w:lineRule="auto"/>
        <w:rPr>
          <w:rFonts w:ascii="Consolas" w:hAnsi="Consolas"/>
        </w:rPr>
      </w:pPr>
      <w:r>
        <w:rPr>
          <w:rFonts w:ascii="Consolas" w:hAnsi="Consolas"/>
        </w:rPr>
        <w:t>删除评论</w:t>
      </w:r>
    </w:p>
    <w:p w14:paraId="6B3B0ED1" w14:textId="77777777" w:rsidR="00A3273A" w:rsidRDefault="00DE53F3" w:rsidP="00A76F3F">
      <w:pPr>
        <w:spacing w:line="360" w:lineRule="auto"/>
        <w:rPr>
          <w:rFonts w:ascii="Consolas" w:hAnsi="Consolas"/>
        </w:rPr>
      </w:pPr>
      <w:r>
        <w:rPr>
          <w:rFonts w:ascii="Consolas" w:hAnsi="Consolas"/>
          <w:noProof/>
        </w:rPr>
        <w:drawing>
          <wp:inline distT="0" distB="0" distL="0" distR="0" wp14:anchorId="03CD1433" wp14:editId="6D8C9555">
            <wp:extent cx="5717690" cy="195639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8-10-26 上午12.12.40.png"/>
                    <pic:cNvPicPr/>
                  </pic:nvPicPr>
                  <pic:blipFill>
                    <a:blip r:embed="rId29">
                      <a:extLst>
                        <a:ext uri="{28A0092B-C50C-407E-A947-70E740481C1C}">
                          <a14:useLocalDpi xmlns:a14="http://schemas.microsoft.com/office/drawing/2010/main" val="0"/>
                        </a:ext>
                      </a:extLst>
                    </a:blip>
                    <a:stretch>
                      <a:fillRect/>
                    </a:stretch>
                  </pic:blipFill>
                  <pic:spPr>
                    <a:xfrm>
                      <a:off x="0" y="0"/>
                      <a:ext cx="5726533" cy="1959423"/>
                    </a:xfrm>
                    <a:prstGeom prst="rect">
                      <a:avLst/>
                    </a:prstGeom>
                  </pic:spPr>
                </pic:pic>
              </a:graphicData>
            </a:graphic>
          </wp:inline>
        </w:drawing>
      </w:r>
    </w:p>
    <w:p w14:paraId="53B45FBC" w14:textId="77777777" w:rsidR="00A3273A" w:rsidRDefault="00A3273A" w:rsidP="00A76F3F">
      <w:pPr>
        <w:spacing w:line="360" w:lineRule="auto"/>
        <w:rPr>
          <w:rFonts w:ascii="Consolas" w:hAnsi="Consolas"/>
        </w:rPr>
      </w:pPr>
    </w:p>
    <w:p w14:paraId="49C99A38" w14:textId="77777777" w:rsidR="007C3FBA" w:rsidRDefault="00DE53F3" w:rsidP="00A76F3F">
      <w:pPr>
        <w:spacing w:line="360" w:lineRule="auto"/>
        <w:rPr>
          <w:rFonts w:ascii="Consolas" w:hAnsi="Consolas"/>
        </w:rPr>
      </w:pPr>
      <w:r>
        <w:rPr>
          <w:rFonts w:ascii="Consolas" w:hAnsi="Consolas" w:hint="eastAsia"/>
        </w:rPr>
        <w:t>发布公告</w:t>
      </w:r>
    </w:p>
    <w:p w14:paraId="562E37E6" w14:textId="77777777" w:rsidR="007C3FBA" w:rsidRDefault="00A3273A" w:rsidP="00A76F3F">
      <w:pPr>
        <w:spacing w:line="360" w:lineRule="auto"/>
        <w:rPr>
          <w:rFonts w:ascii="Consolas" w:hAnsi="Consolas"/>
        </w:rPr>
      </w:pPr>
      <w:r>
        <w:rPr>
          <w:rFonts w:ascii="Consolas" w:hAnsi="Consolas"/>
          <w:noProof/>
        </w:rPr>
        <w:drawing>
          <wp:inline distT="0" distB="0" distL="0" distR="0" wp14:anchorId="4549CF8C" wp14:editId="3BABF677">
            <wp:extent cx="5717540" cy="144131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8-10-26 上午12.33.35.png"/>
                    <pic:cNvPicPr/>
                  </pic:nvPicPr>
                  <pic:blipFill>
                    <a:blip r:embed="rId30">
                      <a:extLst>
                        <a:ext uri="{28A0092B-C50C-407E-A947-70E740481C1C}">
                          <a14:useLocalDpi xmlns:a14="http://schemas.microsoft.com/office/drawing/2010/main" val="0"/>
                        </a:ext>
                      </a:extLst>
                    </a:blip>
                    <a:stretch>
                      <a:fillRect/>
                    </a:stretch>
                  </pic:blipFill>
                  <pic:spPr>
                    <a:xfrm>
                      <a:off x="0" y="0"/>
                      <a:ext cx="5754203" cy="1450559"/>
                    </a:xfrm>
                    <a:prstGeom prst="rect">
                      <a:avLst/>
                    </a:prstGeom>
                  </pic:spPr>
                </pic:pic>
              </a:graphicData>
            </a:graphic>
          </wp:inline>
        </w:drawing>
      </w:r>
    </w:p>
    <w:p w14:paraId="46235F6D" w14:textId="77777777" w:rsidR="00A3273A" w:rsidRDefault="00A3273A" w:rsidP="00A76F3F">
      <w:pPr>
        <w:spacing w:line="360" w:lineRule="auto"/>
        <w:rPr>
          <w:rFonts w:ascii="Consolas" w:hAnsi="Consolas"/>
        </w:rPr>
      </w:pPr>
    </w:p>
    <w:p w14:paraId="5610AF83" w14:textId="77777777" w:rsidR="00030BD9" w:rsidRDefault="00A3273A" w:rsidP="00A76F3F">
      <w:pPr>
        <w:spacing w:line="360" w:lineRule="auto"/>
        <w:rPr>
          <w:rFonts w:ascii="Consolas" w:hAnsi="Consolas"/>
        </w:rPr>
      </w:pPr>
      <w:r>
        <w:rPr>
          <w:rFonts w:ascii="Consolas" w:hAnsi="Consolas" w:hint="eastAsia"/>
        </w:rPr>
        <w:t>删除公告</w:t>
      </w:r>
    </w:p>
    <w:p w14:paraId="592A2967" w14:textId="77777777" w:rsidR="00030BD9" w:rsidRDefault="00507E08" w:rsidP="00A76F3F">
      <w:pPr>
        <w:spacing w:line="360" w:lineRule="auto"/>
        <w:rPr>
          <w:rFonts w:ascii="Consolas" w:hAnsi="Consolas"/>
        </w:rPr>
      </w:pPr>
      <w:r>
        <w:rPr>
          <w:rFonts w:ascii="Consolas" w:hAnsi="Consolas"/>
          <w:noProof/>
        </w:rPr>
        <w:drawing>
          <wp:inline distT="0" distB="0" distL="0" distR="0" wp14:anchorId="4F1B0D72" wp14:editId="5BDF9C90">
            <wp:extent cx="6206585" cy="1475054"/>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屏幕快照 2018-10-26 上午12.46.59.png"/>
                    <pic:cNvPicPr/>
                  </pic:nvPicPr>
                  <pic:blipFill>
                    <a:blip r:embed="rId31">
                      <a:extLst>
                        <a:ext uri="{28A0092B-C50C-407E-A947-70E740481C1C}">
                          <a14:useLocalDpi xmlns:a14="http://schemas.microsoft.com/office/drawing/2010/main" val="0"/>
                        </a:ext>
                      </a:extLst>
                    </a:blip>
                    <a:stretch>
                      <a:fillRect/>
                    </a:stretch>
                  </pic:blipFill>
                  <pic:spPr>
                    <a:xfrm>
                      <a:off x="0" y="0"/>
                      <a:ext cx="6220489" cy="1478358"/>
                    </a:xfrm>
                    <a:prstGeom prst="rect">
                      <a:avLst/>
                    </a:prstGeom>
                  </pic:spPr>
                </pic:pic>
              </a:graphicData>
            </a:graphic>
          </wp:inline>
        </w:drawing>
      </w:r>
    </w:p>
    <w:p w14:paraId="41833513" w14:textId="77777777" w:rsidR="00AD7249" w:rsidRDefault="00AD7249" w:rsidP="00A76F3F">
      <w:pPr>
        <w:spacing w:line="360" w:lineRule="auto"/>
        <w:rPr>
          <w:rFonts w:ascii="Consolas" w:hAnsi="Consolas"/>
        </w:rPr>
      </w:pPr>
    </w:p>
    <w:p w14:paraId="6197FFE1" w14:textId="77777777" w:rsidR="00587A0C" w:rsidRDefault="00A3273A" w:rsidP="00A76F3F">
      <w:pPr>
        <w:spacing w:line="360" w:lineRule="auto"/>
        <w:rPr>
          <w:rFonts w:ascii="Consolas" w:hAnsi="Consolas"/>
        </w:rPr>
      </w:pPr>
      <w:r>
        <w:rPr>
          <w:rFonts w:ascii="Consolas" w:hAnsi="Consolas" w:hint="eastAsia"/>
        </w:rPr>
        <w:t>发布留言</w:t>
      </w:r>
    </w:p>
    <w:p w14:paraId="1F403CBF" w14:textId="77777777" w:rsidR="00B47992" w:rsidRDefault="00A3273A" w:rsidP="00A76F3F">
      <w:pPr>
        <w:spacing w:line="360" w:lineRule="auto"/>
        <w:rPr>
          <w:rFonts w:ascii="Consolas" w:hAnsi="Consolas"/>
        </w:rPr>
      </w:pPr>
      <w:r>
        <w:rPr>
          <w:rFonts w:ascii="Consolas" w:hAnsi="Consolas"/>
          <w:noProof/>
        </w:rPr>
        <w:drawing>
          <wp:inline distT="0" distB="0" distL="0" distR="0" wp14:anchorId="2C862B76" wp14:editId="323E1DF7">
            <wp:extent cx="5717540" cy="145732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8-10-26 上午12.36.45.png"/>
                    <pic:cNvPicPr/>
                  </pic:nvPicPr>
                  <pic:blipFill>
                    <a:blip r:embed="rId32">
                      <a:extLst>
                        <a:ext uri="{28A0092B-C50C-407E-A947-70E740481C1C}">
                          <a14:useLocalDpi xmlns:a14="http://schemas.microsoft.com/office/drawing/2010/main" val="0"/>
                        </a:ext>
                      </a:extLst>
                    </a:blip>
                    <a:stretch>
                      <a:fillRect/>
                    </a:stretch>
                  </pic:blipFill>
                  <pic:spPr>
                    <a:xfrm>
                      <a:off x="0" y="0"/>
                      <a:ext cx="5746879" cy="1464803"/>
                    </a:xfrm>
                    <a:prstGeom prst="rect">
                      <a:avLst/>
                    </a:prstGeom>
                  </pic:spPr>
                </pic:pic>
              </a:graphicData>
            </a:graphic>
          </wp:inline>
        </w:drawing>
      </w:r>
    </w:p>
    <w:p w14:paraId="7E673556" w14:textId="77777777" w:rsidR="00A3273A" w:rsidRDefault="00A3273A" w:rsidP="00A76F3F">
      <w:pPr>
        <w:spacing w:line="360" w:lineRule="auto"/>
        <w:rPr>
          <w:rFonts w:ascii="Consolas" w:hAnsi="Consolas"/>
        </w:rPr>
      </w:pPr>
    </w:p>
    <w:p w14:paraId="58762F28" w14:textId="77777777" w:rsidR="00A3273A" w:rsidRDefault="00A3273A" w:rsidP="00A76F3F">
      <w:pPr>
        <w:spacing w:line="360" w:lineRule="auto"/>
        <w:rPr>
          <w:rFonts w:ascii="Consolas" w:hAnsi="Consolas"/>
        </w:rPr>
      </w:pPr>
      <w:r>
        <w:rPr>
          <w:rFonts w:ascii="Consolas" w:hAnsi="Consolas" w:hint="eastAsia"/>
        </w:rPr>
        <w:t>删除留言</w:t>
      </w:r>
    </w:p>
    <w:p w14:paraId="48FC08BE" w14:textId="77777777" w:rsidR="00507E08" w:rsidDel="00887A75" w:rsidRDefault="00507E08" w:rsidP="00A76F3F">
      <w:pPr>
        <w:spacing w:line="360" w:lineRule="auto"/>
        <w:rPr>
          <w:del w:id="69" w:author="Microsoft Office User" w:date="2018-11-17T14:38:00Z"/>
          <w:rFonts w:ascii="Consolas" w:hAnsi="Consolas"/>
        </w:rPr>
      </w:pPr>
      <w:r>
        <w:rPr>
          <w:rFonts w:ascii="Consolas" w:hAnsi="Consolas" w:hint="eastAsia"/>
          <w:noProof/>
        </w:rPr>
        <w:drawing>
          <wp:inline distT="0" distB="0" distL="0" distR="0" wp14:anchorId="14106D3E" wp14:editId="553B9533">
            <wp:extent cx="6244947" cy="1848823"/>
            <wp:effectExtent l="0" t="0" r="381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8-10-26 上午12.57.09.png"/>
                    <pic:cNvPicPr/>
                  </pic:nvPicPr>
                  <pic:blipFill>
                    <a:blip r:embed="rId33">
                      <a:extLst>
                        <a:ext uri="{28A0092B-C50C-407E-A947-70E740481C1C}">
                          <a14:useLocalDpi xmlns:a14="http://schemas.microsoft.com/office/drawing/2010/main" val="0"/>
                        </a:ext>
                      </a:extLst>
                    </a:blip>
                    <a:stretch>
                      <a:fillRect/>
                    </a:stretch>
                  </pic:blipFill>
                  <pic:spPr>
                    <a:xfrm>
                      <a:off x="0" y="0"/>
                      <a:ext cx="6252744" cy="1851131"/>
                    </a:xfrm>
                    <a:prstGeom prst="rect">
                      <a:avLst/>
                    </a:prstGeom>
                  </pic:spPr>
                </pic:pic>
              </a:graphicData>
            </a:graphic>
          </wp:inline>
        </w:drawing>
      </w:r>
    </w:p>
    <w:p w14:paraId="07E83A7E" w14:textId="77777777" w:rsidR="003D1AB9" w:rsidRPr="00A60279" w:rsidDel="00887A75" w:rsidRDefault="003D1AB9" w:rsidP="00A76F3F">
      <w:pPr>
        <w:spacing w:line="360" w:lineRule="auto"/>
        <w:rPr>
          <w:del w:id="70" w:author="Microsoft Office User" w:date="2018-11-17T14:38:00Z"/>
          <w:rFonts w:ascii="Consolas" w:hAnsi="Consolas" w:hint="eastAsia"/>
        </w:rPr>
      </w:pPr>
    </w:p>
    <w:p w14:paraId="7318A29A" w14:textId="388F93E8" w:rsidR="0031296C" w:rsidRDefault="0031296C" w:rsidP="00887A75">
      <w:pPr>
        <w:spacing w:line="360" w:lineRule="auto"/>
        <w:pPrChange w:id="71" w:author="Microsoft Office User" w:date="2018-11-17T14:38:00Z">
          <w:pPr>
            <w:pStyle w:val="2"/>
          </w:pPr>
        </w:pPrChange>
      </w:pPr>
      <w:bookmarkStart w:id="72" w:name="_Toc238547129"/>
      <w:bookmarkStart w:id="73" w:name="_Toc433443400"/>
      <w:del w:id="74" w:author="Microsoft Office User" w:date="2018-11-17T14:38:00Z">
        <w:r w:rsidRPr="00A60279" w:rsidDel="00887A75">
          <w:delText>3.2</w:delText>
        </w:r>
        <w:r w:rsidRPr="00A60279" w:rsidDel="00887A75">
          <w:delText>状态模型</w:delText>
        </w:r>
      </w:del>
      <w:bookmarkEnd w:id="72"/>
      <w:bookmarkEnd w:id="73"/>
    </w:p>
    <w:p w14:paraId="1322DBF1" w14:textId="5EDE0849" w:rsidR="00A31C03" w:rsidRPr="00A31C03" w:rsidRDefault="003D1AB9" w:rsidP="00A31C03">
      <w:del w:id="75" w:author="毛毛妈" w:date="2018-11-16T09:14:00Z">
        <w:r w:rsidDel="007234A5">
          <w:rPr>
            <w:noProof/>
          </w:rPr>
          <w:drawing>
            <wp:inline distT="0" distB="0" distL="0" distR="0" wp14:anchorId="69D7AFC6" wp14:editId="06F0D355">
              <wp:extent cx="5274310" cy="2779395"/>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8-10-26 上午1.13.02.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779395"/>
                      </a:xfrm>
                      <a:prstGeom prst="rect">
                        <a:avLst/>
                      </a:prstGeom>
                    </pic:spPr>
                  </pic:pic>
                </a:graphicData>
              </a:graphic>
            </wp:inline>
          </w:drawing>
        </w:r>
      </w:del>
    </w:p>
    <w:p w14:paraId="3B5C78E7" w14:textId="77777777" w:rsidR="003707B0" w:rsidRPr="00A60279" w:rsidRDefault="003707B0" w:rsidP="00A76F3F">
      <w:pPr>
        <w:spacing w:line="360" w:lineRule="auto"/>
        <w:rPr>
          <w:rFonts w:ascii="Consolas" w:hAnsi="Consolas"/>
        </w:rPr>
      </w:pPr>
    </w:p>
    <w:p w14:paraId="65971347" w14:textId="77777777" w:rsidR="0031296C" w:rsidRPr="00A60279" w:rsidRDefault="0031296C" w:rsidP="00A76F3F">
      <w:pPr>
        <w:spacing w:line="360" w:lineRule="auto"/>
        <w:rPr>
          <w:rFonts w:ascii="Consolas" w:hAnsi="Consolas" w:cs="宋体"/>
        </w:rPr>
      </w:pPr>
    </w:p>
    <w:sectPr w:rsidR="0031296C" w:rsidRPr="00A60279">
      <w:pgSz w:w="11906" w:h="16838"/>
      <w:pgMar w:top="1440" w:right="1800" w:bottom="1440" w:left="1800"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毛毛妈" w:date="2018-10-30T08:56:00Z" w:initials="CHY">
    <w:p w14:paraId="62C4040E" w14:textId="77777777" w:rsidR="00AB68D6" w:rsidRDefault="00AB68D6">
      <w:pPr>
        <w:pStyle w:val="a9"/>
      </w:pPr>
      <w:r>
        <w:rPr>
          <w:rStyle w:val="a4"/>
        </w:rPr>
        <w:annotationRef/>
      </w:r>
      <w:r>
        <w:rPr>
          <w:rFonts w:hint="eastAsia"/>
        </w:rPr>
        <w:t>状态图</w:t>
      </w:r>
    </w:p>
  </w:comment>
  <w:comment w:id="29" w:author="Microsoft Office User" w:date="2018-11-16T00:14:00Z" w:initials="MOU">
    <w:p w14:paraId="011A5A51" w14:textId="53D8B296" w:rsidR="005C3CF7" w:rsidRDefault="005C3CF7">
      <w:pPr>
        <w:pStyle w:val="a9"/>
      </w:pPr>
      <w:r>
        <w:rPr>
          <w:rStyle w:val="a4"/>
        </w:rPr>
        <w:annotationRef/>
      </w:r>
      <w:r>
        <w:rPr>
          <w:rFonts w:hint="eastAsia"/>
        </w:rPr>
        <w:t>同时修改下面的</w:t>
      </w:r>
      <w:r>
        <w:rPr>
          <w:rFonts w:hint="eastAsia"/>
        </w:rPr>
        <w:t>manager</w:t>
      </w:r>
      <w:r>
        <w:rPr>
          <w:rFonts w:hint="eastAsia"/>
        </w:rPr>
        <w:t>类，没有激活状态。状态图本来就缺少了一个是否完善信息的属性。</w:t>
      </w:r>
    </w:p>
  </w:comment>
  <w:comment w:id="30" w:author="毛毛妈" w:date="2018-10-30T09:03:00Z" w:initials="CHY">
    <w:p w14:paraId="64FEBA25" w14:textId="5A37CC0B" w:rsidR="00AB68D6" w:rsidRDefault="00AB68D6">
      <w:pPr>
        <w:pStyle w:val="a9"/>
      </w:pPr>
      <w:r>
        <w:rPr>
          <w:rStyle w:val="a4"/>
        </w:rPr>
        <w:annotationRef/>
      </w:r>
      <w:r>
        <w:rPr>
          <w:rFonts w:hint="eastAsia"/>
        </w:rPr>
        <w:t>发现你全系统都没有食堂这个类，那就不要用</w:t>
      </w:r>
      <w:r>
        <w:rPr>
          <w:rFonts w:hint="eastAsia"/>
        </w:rPr>
        <w:t>ID</w:t>
      </w:r>
      <w:r>
        <w:rPr>
          <w:rFonts w:hint="eastAsia"/>
        </w:rPr>
        <w:t>了，直接定义名字更好识别</w:t>
      </w:r>
    </w:p>
  </w:comment>
  <w:comment w:id="40" w:author="Microsoft Office User" w:date="2018-11-16T00:04:00Z" w:initials="MOU">
    <w:p w14:paraId="78983137" w14:textId="41E42500" w:rsidR="00A12EE8" w:rsidRDefault="00A12EE8">
      <w:pPr>
        <w:pStyle w:val="a9"/>
      </w:pPr>
      <w:r>
        <w:rPr>
          <w:rStyle w:val="a4"/>
        </w:rPr>
        <w:annotationRef/>
      </w:r>
      <w:r>
        <w:rPr>
          <w:rFonts w:hint="eastAsia"/>
        </w:rPr>
        <w:t>我在这里删除了是否激活，对应上面</w:t>
      </w:r>
      <w:r>
        <w:rPr>
          <w:rFonts w:hint="eastAsia"/>
        </w:rPr>
        <w:t>student</w:t>
      </w:r>
      <w:r>
        <w:rPr>
          <w:rFonts w:hint="eastAsia"/>
        </w:rPr>
        <w:t>类也删除了是否激活状态。因为……我实在不知道激活这个状态在我的系统里有什么意义，特别是</w:t>
      </w:r>
      <w:r>
        <w:rPr>
          <w:rFonts w:hint="eastAsia"/>
        </w:rPr>
        <w:t>manager</w:t>
      </w:r>
      <w:r>
        <w:rPr>
          <w:rFonts w:hint="eastAsia"/>
        </w:rPr>
        <w:t>类，是要经过人工审核的身份（因为本来也没有几个</w:t>
      </w:r>
      <w:r>
        <w:rPr>
          <w:rFonts w:hint="eastAsia"/>
        </w:rPr>
        <w:t>manager</w:t>
      </w:r>
      <w:r>
        <w:rPr>
          <w:rFonts w:hint="eastAsia"/>
        </w:rPr>
        <w:t>），还不能随意注销（如果食堂的经理不干了也是要和学校走离职程序），帐号可以留给下一任，下一任再改一下昵称密码什么的，还减少流程？</w:t>
      </w:r>
    </w:p>
  </w:comment>
  <w:comment w:id="41" w:author="毛毛妈" w:date="2018-11-16T09:12:00Z" w:initials="CHY">
    <w:p w14:paraId="69C5CCEB" w14:textId="6830BF8A" w:rsidR="007234A5" w:rsidRDefault="007234A5">
      <w:pPr>
        <w:pStyle w:val="a9"/>
      </w:pPr>
      <w:r>
        <w:rPr>
          <w:rStyle w:val="a4"/>
        </w:rPr>
        <w:annotationRef/>
      </w:r>
      <w:r>
        <w:rPr>
          <w:rFonts w:hint="eastAsia"/>
        </w:rPr>
        <w:t>谁知道你当初怎么想的呢？</w:t>
      </w:r>
    </w:p>
  </w:comment>
  <w:comment w:id="51" w:author="毛毛妈" w:date="2018-10-30T09:04:00Z" w:initials="CHY">
    <w:p w14:paraId="3F98C2C3" w14:textId="77777777" w:rsidR="00AB68D6" w:rsidRDefault="00AB68D6">
      <w:pPr>
        <w:pStyle w:val="a9"/>
      </w:pPr>
      <w:r>
        <w:rPr>
          <w:rStyle w:val="a4"/>
        </w:rPr>
        <w:annotationRef/>
      </w:r>
      <w:r>
        <w:rPr>
          <w:rFonts w:hint="eastAsia"/>
        </w:rPr>
        <w:t>分值是什么？怎么计算的？计算项不能作为属性，显示的时候统计出来看下就好</w:t>
      </w:r>
    </w:p>
    <w:p w14:paraId="2DD82EC7" w14:textId="77777777" w:rsidR="007234A5" w:rsidRDefault="007234A5">
      <w:pPr>
        <w:pStyle w:val="a9"/>
      </w:pPr>
    </w:p>
    <w:p w14:paraId="3981C763" w14:textId="77777777" w:rsidR="007234A5" w:rsidRDefault="007234A5">
      <w:pPr>
        <w:pStyle w:val="a9"/>
      </w:pPr>
    </w:p>
    <w:p w14:paraId="299BA820" w14:textId="2D6D8D9A" w:rsidR="007234A5" w:rsidRDefault="007234A5">
      <w:pPr>
        <w:pStyle w:val="a9"/>
      </w:pPr>
      <w:r>
        <w:rPr>
          <w:rFonts w:hint="eastAsia"/>
        </w:rPr>
        <w:t>？？？没有回答也没有修改啊</w:t>
      </w:r>
    </w:p>
  </w:comment>
  <w:comment w:id="58" w:author="毛毛妈" w:date="2018-10-30T09:06:00Z" w:initials="CHY">
    <w:p w14:paraId="51E63339" w14:textId="6B6831FF" w:rsidR="00AB68D6" w:rsidRDefault="00AB68D6">
      <w:pPr>
        <w:pStyle w:val="a9"/>
      </w:pPr>
      <w:r>
        <w:rPr>
          <w:rStyle w:val="a4"/>
        </w:rPr>
        <w:annotationRef/>
      </w:r>
      <w:r>
        <w:rPr>
          <w:rFonts w:hint="eastAsia"/>
        </w:rPr>
        <w:t>前面不是有公告类了吗？这里是要写留言板？</w:t>
      </w:r>
    </w:p>
  </w:comment>
  <w:comment w:id="59" w:author="Microsoft Office User" w:date="2018-11-15T23:55:00Z" w:initials="MOU">
    <w:p w14:paraId="3E8AF52C" w14:textId="77C27BCE" w:rsidR="00AB68D6" w:rsidRDefault="00AB68D6">
      <w:pPr>
        <w:pStyle w:val="a9"/>
      </w:pPr>
      <w:r>
        <w:rPr>
          <w:rStyle w:val="a4"/>
        </w:rPr>
        <w:annotationRef/>
      </w:r>
      <w:r>
        <w:rPr>
          <w:rFonts w:hint="eastAsia"/>
        </w:rPr>
        <w:t>老师您在需求获取报告里给我提出了留言板的建议，我觉得是很需要的。公告是食堂经理给学生发通知的，只有食堂经理用户可以写；留言板是只有学生能写的，用于提出对食堂整体的意见，或者发布交友信息。但是这两者确实在功能上是很相似，只有使用用户不同，要合并成一个么？</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C4040E" w15:done="0"/>
  <w15:commentEx w15:paraId="011A5A51" w15:done="0"/>
  <w15:commentEx w15:paraId="64FEBA25" w15:done="0"/>
  <w15:commentEx w15:paraId="78983137" w15:done="0"/>
  <w15:commentEx w15:paraId="69C5CCEB" w15:paraIdParent="78983137" w15:done="0"/>
  <w15:commentEx w15:paraId="299BA820" w15:done="0"/>
  <w15:commentEx w15:paraId="51E63339" w15:done="0"/>
  <w15:commentEx w15:paraId="3E8AF52C" w15:paraIdParent="51E633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C4040E" w16cid:durableId="1F829B50"/>
  <w16cid:commentId w16cid:paraId="011A5A51" w16cid:durableId="1F988A68"/>
  <w16cid:commentId w16cid:paraId="64FEBA25" w16cid:durableId="1F829CFA"/>
  <w16cid:commentId w16cid:paraId="78983137" w16cid:durableId="1F988810"/>
  <w16cid:commentId w16cid:paraId="69C5CCEB" w16cid:durableId="1F990877"/>
  <w16cid:commentId w16cid:paraId="299BA820" w16cid:durableId="1F829D20"/>
  <w16cid:commentId w16cid:paraId="51E63339" w16cid:durableId="1F829D8A"/>
  <w16cid:commentId w16cid:paraId="3E8AF52C" w16cid:durableId="1F9885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C8A474" w14:textId="77777777" w:rsidR="00C25764" w:rsidRDefault="00C25764" w:rsidP="00E83D51">
      <w:r>
        <w:separator/>
      </w:r>
    </w:p>
  </w:endnote>
  <w:endnote w:type="continuationSeparator" w:id="0">
    <w:p w14:paraId="47DFBE2A" w14:textId="77777777" w:rsidR="00C25764" w:rsidRDefault="00C25764" w:rsidP="00E83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4D37A" w14:textId="77777777" w:rsidR="00AB68D6" w:rsidRDefault="00AB68D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9A366" w14:textId="77777777" w:rsidR="00AB68D6" w:rsidRDefault="00AB68D6">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2CCC6" w14:textId="77777777" w:rsidR="00AB68D6" w:rsidRDefault="00AB68D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0051A" w14:textId="77777777" w:rsidR="00C25764" w:rsidRDefault="00C25764" w:rsidP="00E83D51">
      <w:r>
        <w:separator/>
      </w:r>
    </w:p>
  </w:footnote>
  <w:footnote w:type="continuationSeparator" w:id="0">
    <w:p w14:paraId="29E99E26" w14:textId="77777777" w:rsidR="00C25764" w:rsidRDefault="00C25764" w:rsidP="00E83D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162AA" w14:textId="77777777" w:rsidR="00AB68D6" w:rsidRDefault="00AB68D6" w:rsidP="00A76F3F">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CB440" w14:textId="77777777" w:rsidR="00AB68D6" w:rsidRPr="008F3867" w:rsidRDefault="00AB68D6" w:rsidP="008F3867">
    <w:pPr>
      <w:pStyle w:val="a6"/>
    </w:pPr>
  </w:p>
  <w:p w14:paraId="67EBCB1F" w14:textId="77777777" w:rsidR="00AB68D6" w:rsidRDefault="00AB68D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8B2F4" w14:textId="77777777" w:rsidR="00AB68D6" w:rsidRDefault="00AB68D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26D2F"/>
    <w:multiLevelType w:val="multilevel"/>
    <w:tmpl w:val="18C26D2F"/>
    <w:lvl w:ilvl="0">
      <w:start w:val="1"/>
      <w:numFmt w:val="lowerLetter"/>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15:restartNumberingAfterBreak="0">
    <w:nsid w:val="36AB0520"/>
    <w:multiLevelType w:val="singleLevel"/>
    <w:tmpl w:val="5449092F"/>
    <w:lvl w:ilvl="0">
      <w:start w:val="1"/>
      <w:numFmt w:val="decimal"/>
      <w:suff w:val="nothing"/>
      <w:lvlText w:val="%1、"/>
      <w:lvlJc w:val="left"/>
    </w:lvl>
  </w:abstractNum>
  <w:abstractNum w:abstractNumId="2" w15:restartNumberingAfterBreak="0">
    <w:nsid w:val="5449092F"/>
    <w:multiLevelType w:val="singleLevel"/>
    <w:tmpl w:val="5449092F"/>
    <w:lvl w:ilvl="0">
      <w:start w:val="1"/>
      <w:numFmt w:val="decimal"/>
      <w:suff w:val="nothing"/>
      <w:lvlText w:val="%1、"/>
      <w:lvlJc w:val="left"/>
    </w:lvl>
  </w:abstractNum>
  <w:abstractNum w:abstractNumId="3" w15:restartNumberingAfterBreak="0">
    <w:nsid w:val="67A02480"/>
    <w:multiLevelType w:val="hybridMultilevel"/>
    <w:tmpl w:val="07D6E4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F0409C0"/>
    <w:multiLevelType w:val="hybridMultilevel"/>
    <w:tmpl w:val="75FA92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毛毛妈">
    <w15:presenceInfo w15:providerId="None" w15:userId="毛毛妈"/>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3FE"/>
    <w:rsid w:val="00003969"/>
    <w:rsid w:val="00010A21"/>
    <w:rsid w:val="000279D2"/>
    <w:rsid w:val="00030BD9"/>
    <w:rsid w:val="0003538D"/>
    <w:rsid w:val="00043E84"/>
    <w:rsid w:val="00051B89"/>
    <w:rsid w:val="00060953"/>
    <w:rsid w:val="000664FD"/>
    <w:rsid w:val="00084B0A"/>
    <w:rsid w:val="000A7C36"/>
    <w:rsid w:val="000B2062"/>
    <w:rsid w:val="000B3D6E"/>
    <w:rsid w:val="000B5098"/>
    <w:rsid w:val="000B74DD"/>
    <w:rsid w:val="000B7D69"/>
    <w:rsid w:val="000C48AD"/>
    <w:rsid w:val="000C6EAC"/>
    <w:rsid w:val="000D07D4"/>
    <w:rsid w:val="000D19D1"/>
    <w:rsid w:val="000D6C09"/>
    <w:rsid w:val="000E1D39"/>
    <w:rsid w:val="000E692D"/>
    <w:rsid w:val="00102147"/>
    <w:rsid w:val="00105D51"/>
    <w:rsid w:val="0011145A"/>
    <w:rsid w:val="00117D44"/>
    <w:rsid w:val="00120895"/>
    <w:rsid w:val="00132314"/>
    <w:rsid w:val="001376AA"/>
    <w:rsid w:val="00160E72"/>
    <w:rsid w:val="00172A27"/>
    <w:rsid w:val="00182B5B"/>
    <w:rsid w:val="00183C42"/>
    <w:rsid w:val="00193F11"/>
    <w:rsid w:val="001D0E17"/>
    <w:rsid w:val="001D3DD8"/>
    <w:rsid w:val="001D7592"/>
    <w:rsid w:val="00205AE8"/>
    <w:rsid w:val="00221083"/>
    <w:rsid w:val="002254E3"/>
    <w:rsid w:val="00232DA6"/>
    <w:rsid w:val="0023458B"/>
    <w:rsid w:val="00236914"/>
    <w:rsid w:val="0024607F"/>
    <w:rsid w:val="00263BB2"/>
    <w:rsid w:val="0029279A"/>
    <w:rsid w:val="00293243"/>
    <w:rsid w:val="002951D4"/>
    <w:rsid w:val="002B2B75"/>
    <w:rsid w:val="002B78AD"/>
    <w:rsid w:val="002C3EE4"/>
    <w:rsid w:val="002C6DA2"/>
    <w:rsid w:val="002D5966"/>
    <w:rsid w:val="002E035B"/>
    <w:rsid w:val="002E1F57"/>
    <w:rsid w:val="002E2595"/>
    <w:rsid w:val="00300E8F"/>
    <w:rsid w:val="0031296C"/>
    <w:rsid w:val="00327E53"/>
    <w:rsid w:val="00332E05"/>
    <w:rsid w:val="00334636"/>
    <w:rsid w:val="00356F0C"/>
    <w:rsid w:val="00361339"/>
    <w:rsid w:val="003707B0"/>
    <w:rsid w:val="00382139"/>
    <w:rsid w:val="00387B40"/>
    <w:rsid w:val="00390663"/>
    <w:rsid w:val="003A191D"/>
    <w:rsid w:val="003A2C71"/>
    <w:rsid w:val="003B16DF"/>
    <w:rsid w:val="003B761B"/>
    <w:rsid w:val="003D1AB9"/>
    <w:rsid w:val="003D52D0"/>
    <w:rsid w:val="003F3606"/>
    <w:rsid w:val="003F6DB9"/>
    <w:rsid w:val="00404069"/>
    <w:rsid w:val="00424FEF"/>
    <w:rsid w:val="004304A6"/>
    <w:rsid w:val="0044297A"/>
    <w:rsid w:val="00452AD4"/>
    <w:rsid w:val="00453724"/>
    <w:rsid w:val="00492E80"/>
    <w:rsid w:val="004977AB"/>
    <w:rsid w:val="004A013E"/>
    <w:rsid w:val="004B64CB"/>
    <w:rsid w:val="004B65FF"/>
    <w:rsid w:val="004D0362"/>
    <w:rsid w:val="004D0C80"/>
    <w:rsid w:val="004D2B8E"/>
    <w:rsid w:val="004E2480"/>
    <w:rsid w:val="004E59E5"/>
    <w:rsid w:val="005013EF"/>
    <w:rsid w:val="00507E08"/>
    <w:rsid w:val="00513355"/>
    <w:rsid w:val="00513861"/>
    <w:rsid w:val="00520B24"/>
    <w:rsid w:val="00524B17"/>
    <w:rsid w:val="00531EFD"/>
    <w:rsid w:val="00553060"/>
    <w:rsid w:val="00563D71"/>
    <w:rsid w:val="00574DEC"/>
    <w:rsid w:val="0058066B"/>
    <w:rsid w:val="00587A0C"/>
    <w:rsid w:val="00590DBF"/>
    <w:rsid w:val="00592D78"/>
    <w:rsid w:val="005938E8"/>
    <w:rsid w:val="00597943"/>
    <w:rsid w:val="005A2EC9"/>
    <w:rsid w:val="005A51AF"/>
    <w:rsid w:val="005C1DBB"/>
    <w:rsid w:val="005C3CF7"/>
    <w:rsid w:val="005F2CF2"/>
    <w:rsid w:val="00613385"/>
    <w:rsid w:val="006205C7"/>
    <w:rsid w:val="00635595"/>
    <w:rsid w:val="0064764C"/>
    <w:rsid w:val="006645DE"/>
    <w:rsid w:val="00676897"/>
    <w:rsid w:val="00680934"/>
    <w:rsid w:val="00692E3F"/>
    <w:rsid w:val="006A5CC5"/>
    <w:rsid w:val="006A67F7"/>
    <w:rsid w:val="006B603A"/>
    <w:rsid w:val="006C396D"/>
    <w:rsid w:val="006D50F5"/>
    <w:rsid w:val="007035E0"/>
    <w:rsid w:val="00723035"/>
    <w:rsid w:val="007234A5"/>
    <w:rsid w:val="00763E8E"/>
    <w:rsid w:val="00765897"/>
    <w:rsid w:val="007734F0"/>
    <w:rsid w:val="007805BD"/>
    <w:rsid w:val="00790A62"/>
    <w:rsid w:val="00791F32"/>
    <w:rsid w:val="00796908"/>
    <w:rsid w:val="007C3FBA"/>
    <w:rsid w:val="007C5385"/>
    <w:rsid w:val="007C5DC5"/>
    <w:rsid w:val="007E21C9"/>
    <w:rsid w:val="00811349"/>
    <w:rsid w:val="00811644"/>
    <w:rsid w:val="00817CD4"/>
    <w:rsid w:val="00820C57"/>
    <w:rsid w:val="0082258C"/>
    <w:rsid w:val="008258B3"/>
    <w:rsid w:val="0083370C"/>
    <w:rsid w:val="008436AF"/>
    <w:rsid w:val="00846617"/>
    <w:rsid w:val="00847083"/>
    <w:rsid w:val="0085235C"/>
    <w:rsid w:val="0086058F"/>
    <w:rsid w:val="00861BE0"/>
    <w:rsid w:val="008660E9"/>
    <w:rsid w:val="008662AB"/>
    <w:rsid w:val="00882F03"/>
    <w:rsid w:val="008849FE"/>
    <w:rsid w:val="00886E9B"/>
    <w:rsid w:val="00887A75"/>
    <w:rsid w:val="00895E5E"/>
    <w:rsid w:val="008A1692"/>
    <w:rsid w:val="008A6156"/>
    <w:rsid w:val="008B454F"/>
    <w:rsid w:val="008F3867"/>
    <w:rsid w:val="008F4D85"/>
    <w:rsid w:val="009345BB"/>
    <w:rsid w:val="00942848"/>
    <w:rsid w:val="00957040"/>
    <w:rsid w:val="00957871"/>
    <w:rsid w:val="00966DC7"/>
    <w:rsid w:val="009678C7"/>
    <w:rsid w:val="009806E9"/>
    <w:rsid w:val="00981F18"/>
    <w:rsid w:val="0098545F"/>
    <w:rsid w:val="0099110A"/>
    <w:rsid w:val="00997E82"/>
    <w:rsid w:val="009C7CCE"/>
    <w:rsid w:val="009F5E7F"/>
    <w:rsid w:val="00A12EE8"/>
    <w:rsid w:val="00A13545"/>
    <w:rsid w:val="00A160A3"/>
    <w:rsid w:val="00A262B1"/>
    <w:rsid w:val="00A30941"/>
    <w:rsid w:val="00A31C03"/>
    <w:rsid w:val="00A3273A"/>
    <w:rsid w:val="00A41C1C"/>
    <w:rsid w:val="00A42014"/>
    <w:rsid w:val="00A4296C"/>
    <w:rsid w:val="00A46897"/>
    <w:rsid w:val="00A505FB"/>
    <w:rsid w:val="00A54E96"/>
    <w:rsid w:val="00A60279"/>
    <w:rsid w:val="00A76573"/>
    <w:rsid w:val="00A76F3F"/>
    <w:rsid w:val="00A90DCC"/>
    <w:rsid w:val="00AB68D6"/>
    <w:rsid w:val="00AC1AD3"/>
    <w:rsid w:val="00AD20BB"/>
    <w:rsid w:val="00AD272C"/>
    <w:rsid w:val="00AD3381"/>
    <w:rsid w:val="00AD6B2A"/>
    <w:rsid w:val="00AD7249"/>
    <w:rsid w:val="00AE7072"/>
    <w:rsid w:val="00AE74E4"/>
    <w:rsid w:val="00AE769A"/>
    <w:rsid w:val="00AF436F"/>
    <w:rsid w:val="00B1109A"/>
    <w:rsid w:val="00B171DA"/>
    <w:rsid w:val="00B266A1"/>
    <w:rsid w:val="00B27437"/>
    <w:rsid w:val="00B27DF6"/>
    <w:rsid w:val="00B333C8"/>
    <w:rsid w:val="00B47403"/>
    <w:rsid w:val="00B47992"/>
    <w:rsid w:val="00B53A9D"/>
    <w:rsid w:val="00B55917"/>
    <w:rsid w:val="00B57C71"/>
    <w:rsid w:val="00B80EB3"/>
    <w:rsid w:val="00B900F6"/>
    <w:rsid w:val="00BA0172"/>
    <w:rsid w:val="00BA684B"/>
    <w:rsid w:val="00BB0802"/>
    <w:rsid w:val="00BB3339"/>
    <w:rsid w:val="00BC03BC"/>
    <w:rsid w:val="00BC2BE8"/>
    <w:rsid w:val="00BE6B33"/>
    <w:rsid w:val="00BF08DF"/>
    <w:rsid w:val="00BF1AA6"/>
    <w:rsid w:val="00C01A76"/>
    <w:rsid w:val="00C17009"/>
    <w:rsid w:val="00C2228A"/>
    <w:rsid w:val="00C25764"/>
    <w:rsid w:val="00C342FD"/>
    <w:rsid w:val="00C47718"/>
    <w:rsid w:val="00C55709"/>
    <w:rsid w:val="00C57780"/>
    <w:rsid w:val="00C71EE4"/>
    <w:rsid w:val="00C75B9A"/>
    <w:rsid w:val="00C87617"/>
    <w:rsid w:val="00CC2893"/>
    <w:rsid w:val="00CC6E1C"/>
    <w:rsid w:val="00CE655A"/>
    <w:rsid w:val="00CF51CA"/>
    <w:rsid w:val="00D0040A"/>
    <w:rsid w:val="00D36DA8"/>
    <w:rsid w:val="00D43B49"/>
    <w:rsid w:val="00D53826"/>
    <w:rsid w:val="00D826CA"/>
    <w:rsid w:val="00D85420"/>
    <w:rsid w:val="00D9366D"/>
    <w:rsid w:val="00DD67F7"/>
    <w:rsid w:val="00DE1AFC"/>
    <w:rsid w:val="00DE53F3"/>
    <w:rsid w:val="00DF377D"/>
    <w:rsid w:val="00E13484"/>
    <w:rsid w:val="00E20392"/>
    <w:rsid w:val="00E206AE"/>
    <w:rsid w:val="00E262F4"/>
    <w:rsid w:val="00E312A8"/>
    <w:rsid w:val="00E326A1"/>
    <w:rsid w:val="00E6406B"/>
    <w:rsid w:val="00E71B2C"/>
    <w:rsid w:val="00E83D51"/>
    <w:rsid w:val="00E84BC1"/>
    <w:rsid w:val="00E91F49"/>
    <w:rsid w:val="00EB4F1D"/>
    <w:rsid w:val="00EC6B2A"/>
    <w:rsid w:val="00ED28E9"/>
    <w:rsid w:val="00ED5099"/>
    <w:rsid w:val="00ED7381"/>
    <w:rsid w:val="00F06FEF"/>
    <w:rsid w:val="00F20123"/>
    <w:rsid w:val="00F2548E"/>
    <w:rsid w:val="00F358FA"/>
    <w:rsid w:val="00F371E4"/>
    <w:rsid w:val="00F41DB2"/>
    <w:rsid w:val="00F55A14"/>
    <w:rsid w:val="00F57F3E"/>
    <w:rsid w:val="00F6161A"/>
    <w:rsid w:val="00F75072"/>
    <w:rsid w:val="00F801AB"/>
    <w:rsid w:val="00F972E2"/>
    <w:rsid w:val="00FA5072"/>
    <w:rsid w:val="00FA586D"/>
    <w:rsid w:val="00FB7231"/>
    <w:rsid w:val="00FC0840"/>
    <w:rsid w:val="00FC4E35"/>
    <w:rsid w:val="00FC7589"/>
    <w:rsid w:val="00FD7BFC"/>
    <w:rsid w:val="00FE4CE9"/>
    <w:rsid w:val="00FF5F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2154D29"/>
  <w15:chartTrackingRefBased/>
  <w15:docId w15:val="{5D0ACCB2-CC3E-6746-B11C-EC7853EEE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uiPriority w:val="9"/>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styleId="a4">
    <w:name w:val="annotation reference"/>
    <w:semiHidden/>
    <w:rPr>
      <w:sz w:val="21"/>
      <w:szCs w:val="21"/>
    </w:rPr>
  </w:style>
  <w:style w:type="paragraph" w:styleId="a5">
    <w:name w:val="footer"/>
    <w:basedOn w:val="a"/>
    <w:pPr>
      <w:tabs>
        <w:tab w:val="center" w:pos="4153"/>
        <w:tab w:val="right" w:pos="8306"/>
      </w:tabs>
      <w:snapToGrid w:val="0"/>
      <w:jc w:val="left"/>
    </w:pPr>
    <w:rPr>
      <w:sz w:val="18"/>
    </w:rPr>
  </w:style>
  <w:style w:type="paragraph" w:customStyle="1" w:styleId="20">
    <w:name w:val="目录 2"/>
    <w:basedOn w:val="a"/>
    <w:next w:val="a"/>
    <w:uiPriority w:val="39"/>
    <w:unhideWhenUsed/>
    <w:pPr>
      <w:ind w:leftChars="200" w:left="420"/>
    </w:pPr>
  </w:style>
  <w:style w:type="paragraph" w:styleId="a6">
    <w:name w:val="header"/>
    <w:basedOn w:val="a"/>
    <w:link w:val="a7"/>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8">
    <w:name w:val="annotation subject"/>
    <w:basedOn w:val="a9"/>
    <w:next w:val="a9"/>
    <w:semiHidden/>
    <w:rPr>
      <w:b/>
      <w:bCs/>
    </w:rPr>
  </w:style>
  <w:style w:type="paragraph" w:styleId="aa">
    <w:name w:val="Balloon Text"/>
    <w:basedOn w:val="a"/>
    <w:semiHidden/>
    <w:rPr>
      <w:sz w:val="18"/>
      <w:szCs w:val="18"/>
    </w:rPr>
  </w:style>
  <w:style w:type="paragraph" w:customStyle="1" w:styleId="10">
    <w:name w:val="目录 1"/>
    <w:basedOn w:val="a"/>
    <w:next w:val="a"/>
    <w:uiPriority w:val="39"/>
    <w:unhideWhenUsed/>
  </w:style>
  <w:style w:type="paragraph" w:styleId="a9">
    <w:name w:val="annotation text"/>
    <w:basedOn w:val="a"/>
    <w:semiHidden/>
    <w:pPr>
      <w:jc w:val="left"/>
    </w:pPr>
  </w:style>
  <w:style w:type="paragraph" w:customStyle="1" w:styleId="30">
    <w:name w:val="目录 3"/>
    <w:basedOn w:val="a"/>
    <w:next w:val="a"/>
    <w:uiPriority w:val="39"/>
    <w:unhideWhenUsed/>
    <w:pPr>
      <w:ind w:leftChars="400" w:left="840"/>
    </w:pPr>
  </w:style>
  <w:style w:type="table" w:styleId="ab">
    <w:name w:val="Table Grid"/>
    <w:basedOn w:val="a1"/>
    <w:uiPriority w:val="99"/>
    <w:unhideWhenUsed/>
    <w:rsid w:val="00D936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7035E0"/>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a7">
    <w:name w:val="页眉 字符"/>
    <w:link w:val="a6"/>
    <w:rsid w:val="008F3867"/>
    <w:rPr>
      <w:kern w:val="2"/>
      <w:sz w:val="18"/>
    </w:rPr>
  </w:style>
  <w:style w:type="paragraph" w:styleId="ac">
    <w:name w:val="Revision"/>
    <w:hidden/>
    <w:uiPriority w:val="99"/>
    <w:semiHidden/>
    <w:rsid w:val="00AB68D6"/>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7.png"/><Relationship Id="rId28" Type="http://schemas.openxmlformats.org/officeDocument/2006/relationships/image" Target="media/image12.png"/><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CA008-1464-FA45-BA4C-251B544CB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22</Pages>
  <Words>1356</Words>
  <Characters>7732</Characters>
  <Application>Microsoft Office Word</Application>
  <DocSecurity>0</DocSecurity>
  <PresentationFormat/>
  <Lines>64</Lines>
  <Paragraphs>18</Paragraphs>
  <Slides>0</Slides>
  <Notes>0</Notes>
  <HiddenSlides>0</HiddenSlides>
  <MMClips>0</MMClips>
  <ScaleCrop>false</ScaleCrop>
  <Manager/>
  <Company/>
  <LinksUpToDate>false</LinksUpToDate>
  <CharactersWithSpaces>9070</CharactersWithSpaces>
  <SharedDoc>false</SharedDoc>
  <HLinks>
    <vt:vector size="90" baseType="variant">
      <vt:variant>
        <vt:i4>1245239</vt:i4>
      </vt:variant>
      <vt:variant>
        <vt:i4>86</vt:i4>
      </vt:variant>
      <vt:variant>
        <vt:i4>0</vt:i4>
      </vt:variant>
      <vt:variant>
        <vt:i4>5</vt:i4>
      </vt:variant>
      <vt:variant>
        <vt:lpwstr/>
      </vt:variant>
      <vt:variant>
        <vt:lpwstr>_Toc433443400</vt:lpwstr>
      </vt:variant>
      <vt:variant>
        <vt:i4>1703984</vt:i4>
      </vt:variant>
      <vt:variant>
        <vt:i4>80</vt:i4>
      </vt:variant>
      <vt:variant>
        <vt:i4>0</vt:i4>
      </vt:variant>
      <vt:variant>
        <vt:i4>5</vt:i4>
      </vt:variant>
      <vt:variant>
        <vt:lpwstr/>
      </vt:variant>
      <vt:variant>
        <vt:lpwstr>_Toc433443399</vt:lpwstr>
      </vt:variant>
      <vt:variant>
        <vt:i4>1703984</vt:i4>
      </vt:variant>
      <vt:variant>
        <vt:i4>74</vt:i4>
      </vt:variant>
      <vt:variant>
        <vt:i4>0</vt:i4>
      </vt:variant>
      <vt:variant>
        <vt:i4>5</vt:i4>
      </vt:variant>
      <vt:variant>
        <vt:lpwstr/>
      </vt:variant>
      <vt:variant>
        <vt:lpwstr>_Toc433443398</vt:lpwstr>
      </vt:variant>
      <vt:variant>
        <vt:i4>1703984</vt:i4>
      </vt:variant>
      <vt:variant>
        <vt:i4>68</vt:i4>
      </vt:variant>
      <vt:variant>
        <vt:i4>0</vt:i4>
      </vt:variant>
      <vt:variant>
        <vt:i4>5</vt:i4>
      </vt:variant>
      <vt:variant>
        <vt:lpwstr/>
      </vt:variant>
      <vt:variant>
        <vt:lpwstr>_Toc433443397</vt:lpwstr>
      </vt:variant>
      <vt:variant>
        <vt:i4>1703984</vt:i4>
      </vt:variant>
      <vt:variant>
        <vt:i4>62</vt:i4>
      </vt:variant>
      <vt:variant>
        <vt:i4>0</vt:i4>
      </vt:variant>
      <vt:variant>
        <vt:i4>5</vt:i4>
      </vt:variant>
      <vt:variant>
        <vt:lpwstr/>
      </vt:variant>
      <vt:variant>
        <vt:lpwstr>_Toc433443396</vt:lpwstr>
      </vt:variant>
      <vt:variant>
        <vt:i4>1703984</vt:i4>
      </vt:variant>
      <vt:variant>
        <vt:i4>56</vt:i4>
      </vt:variant>
      <vt:variant>
        <vt:i4>0</vt:i4>
      </vt:variant>
      <vt:variant>
        <vt:i4>5</vt:i4>
      </vt:variant>
      <vt:variant>
        <vt:lpwstr/>
      </vt:variant>
      <vt:variant>
        <vt:lpwstr>_Toc433443395</vt:lpwstr>
      </vt:variant>
      <vt:variant>
        <vt:i4>1703984</vt:i4>
      </vt:variant>
      <vt:variant>
        <vt:i4>50</vt:i4>
      </vt:variant>
      <vt:variant>
        <vt:i4>0</vt:i4>
      </vt:variant>
      <vt:variant>
        <vt:i4>5</vt:i4>
      </vt:variant>
      <vt:variant>
        <vt:lpwstr/>
      </vt:variant>
      <vt:variant>
        <vt:lpwstr>_Toc433443394</vt:lpwstr>
      </vt:variant>
      <vt:variant>
        <vt:i4>1703984</vt:i4>
      </vt:variant>
      <vt:variant>
        <vt:i4>44</vt:i4>
      </vt:variant>
      <vt:variant>
        <vt:i4>0</vt:i4>
      </vt:variant>
      <vt:variant>
        <vt:i4>5</vt:i4>
      </vt:variant>
      <vt:variant>
        <vt:lpwstr/>
      </vt:variant>
      <vt:variant>
        <vt:lpwstr>_Toc433443393</vt:lpwstr>
      </vt:variant>
      <vt:variant>
        <vt:i4>1703984</vt:i4>
      </vt:variant>
      <vt:variant>
        <vt:i4>38</vt:i4>
      </vt:variant>
      <vt:variant>
        <vt:i4>0</vt:i4>
      </vt:variant>
      <vt:variant>
        <vt:i4>5</vt:i4>
      </vt:variant>
      <vt:variant>
        <vt:lpwstr/>
      </vt:variant>
      <vt:variant>
        <vt:lpwstr>_Toc433443392</vt:lpwstr>
      </vt:variant>
      <vt:variant>
        <vt:i4>1703984</vt:i4>
      </vt:variant>
      <vt:variant>
        <vt:i4>32</vt:i4>
      </vt:variant>
      <vt:variant>
        <vt:i4>0</vt:i4>
      </vt:variant>
      <vt:variant>
        <vt:i4>5</vt:i4>
      </vt:variant>
      <vt:variant>
        <vt:lpwstr/>
      </vt:variant>
      <vt:variant>
        <vt:lpwstr>_Toc433443391</vt:lpwstr>
      </vt:variant>
      <vt:variant>
        <vt:i4>1703984</vt:i4>
      </vt:variant>
      <vt:variant>
        <vt:i4>26</vt:i4>
      </vt:variant>
      <vt:variant>
        <vt:i4>0</vt:i4>
      </vt:variant>
      <vt:variant>
        <vt:i4>5</vt:i4>
      </vt:variant>
      <vt:variant>
        <vt:lpwstr/>
      </vt:variant>
      <vt:variant>
        <vt:lpwstr>_Toc433443390</vt:lpwstr>
      </vt:variant>
      <vt:variant>
        <vt:i4>1769520</vt:i4>
      </vt:variant>
      <vt:variant>
        <vt:i4>20</vt:i4>
      </vt:variant>
      <vt:variant>
        <vt:i4>0</vt:i4>
      </vt:variant>
      <vt:variant>
        <vt:i4>5</vt:i4>
      </vt:variant>
      <vt:variant>
        <vt:lpwstr/>
      </vt:variant>
      <vt:variant>
        <vt:lpwstr>_Toc433443389</vt:lpwstr>
      </vt:variant>
      <vt:variant>
        <vt:i4>1769520</vt:i4>
      </vt:variant>
      <vt:variant>
        <vt:i4>14</vt:i4>
      </vt:variant>
      <vt:variant>
        <vt:i4>0</vt:i4>
      </vt:variant>
      <vt:variant>
        <vt:i4>5</vt:i4>
      </vt:variant>
      <vt:variant>
        <vt:lpwstr/>
      </vt:variant>
      <vt:variant>
        <vt:lpwstr>_Toc433443388</vt:lpwstr>
      </vt:variant>
      <vt:variant>
        <vt:i4>1769520</vt:i4>
      </vt:variant>
      <vt:variant>
        <vt:i4>8</vt:i4>
      </vt:variant>
      <vt:variant>
        <vt:i4>0</vt:i4>
      </vt:variant>
      <vt:variant>
        <vt:i4>5</vt:i4>
      </vt:variant>
      <vt:variant>
        <vt:lpwstr/>
      </vt:variant>
      <vt:variant>
        <vt:lpwstr>_Toc433443387</vt:lpwstr>
      </vt:variant>
      <vt:variant>
        <vt:i4>1769520</vt:i4>
      </vt:variant>
      <vt:variant>
        <vt:i4>2</vt:i4>
      </vt:variant>
      <vt:variant>
        <vt:i4>0</vt:i4>
      </vt:variant>
      <vt:variant>
        <vt:i4>5</vt:i4>
      </vt:variant>
      <vt:variant>
        <vt:lpwstr/>
      </vt:variant>
      <vt:variant>
        <vt:lpwstr>_Toc433443386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1引言	2</dc:title>
  <dc:subject/>
  <dc:creator>e5iv</dc:creator>
  <cp:keywords/>
  <dc:description/>
  <cp:lastModifiedBy>Microsoft Office User</cp:lastModifiedBy>
  <cp:revision>12</cp:revision>
  <dcterms:created xsi:type="dcterms:W3CDTF">2018-10-24T16:40:00Z</dcterms:created>
  <dcterms:modified xsi:type="dcterms:W3CDTF">2018-11-17T06:43:00Z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2052-9.1.0.4856</vt:lpwstr>
  </property>
</Properties>
</file>